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3D93" w14:textId="77777777" w:rsidR="00EF3A21" w:rsidRDefault="00EF3A21" w:rsidP="00EF3A21">
      <w:pPr>
        <w:spacing w:after="0"/>
        <w:jc w:val="center"/>
      </w:pPr>
    </w:p>
    <w:p w14:paraId="4A0B4434" w14:textId="77777777" w:rsidR="00EF3A21" w:rsidRDefault="00EF3A21" w:rsidP="00EF3A21">
      <w:pPr>
        <w:spacing w:after="0"/>
        <w:jc w:val="center"/>
      </w:pPr>
    </w:p>
    <w:p w14:paraId="5537BC8B" w14:textId="77777777" w:rsidR="00EF3A21" w:rsidRDefault="00EF3A21" w:rsidP="00EF3A21">
      <w:pPr>
        <w:spacing w:after="0"/>
        <w:jc w:val="center"/>
      </w:pPr>
    </w:p>
    <w:p w14:paraId="69186503" w14:textId="77777777" w:rsidR="00EF3A21" w:rsidRDefault="00EF3A21" w:rsidP="00EF3A21">
      <w:pPr>
        <w:spacing w:after="0"/>
        <w:jc w:val="center"/>
      </w:pPr>
    </w:p>
    <w:p w14:paraId="0BA66301" w14:textId="27FA5743" w:rsidR="007D5ABA" w:rsidRDefault="007D5ABA" w:rsidP="00EF3A21">
      <w:pPr>
        <w:pStyle w:val="Title"/>
      </w:pPr>
      <w:r>
        <w:t>Effects of Seasonal Spill and Harvest Exposure on Steelhead Overshoot Fate at Wells Dam</w:t>
      </w:r>
    </w:p>
    <w:p w14:paraId="4FC2430C" w14:textId="77777777" w:rsidR="00EF3A21" w:rsidRDefault="00EF3A21" w:rsidP="00EF3A21">
      <w:pPr>
        <w:spacing w:after="0"/>
        <w:jc w:val="center"/>
      </w:pPr>
    </w:p>
    <w:p w14:paraId="249538DD" w14:textId="77777777" w:rsidR="00EF3A21" w:rsidRDefault="00EF3A21" w:rsidP="00EF3A21">
      <w:pPr>
        <w:spacing w:after="0"/>
        <w:jc w:val="center"/>
      </w:pPr>
    </w:p>
    <w:p w14:paraId="77805F87" w14:textId="77777777" w:rsidR="00EF3A21" w:rsidRPr="00EF3A21" w:rsidRDefault="00EF3A21" w:rsidP="00EF3A21">
      <w:pPr>
        <w:spacing w:after="0"/>
        <w:jc w:val="center"/>
      </w:pPr>
    </w:p>
    <w:p w14:paraId="0930CB73" w14:textId="77777777" w:rsidR="007D5ABA" w:rsidRDefault="007D5ABA" w:rsidP="00EF3A21">
      <w:pPr>
        <w:pStyle w:val="Subtitle"/>
      </w:pPr>
      <w:r>
        <w:t>Bayesian Hierarchical Analysis Using R/brms: 2005–2024</w:t>
      </w:r>
    </w:p>
    <w:p w14:paraId="1597F594" w14:textId="77777777" w:rsidR="00EF3A21" w:rsidRDefault="00EF3A21" w:rsidP="00EF3A21">
      <w:pPr>
        <w:spacing w:after="0"/>
        <w:jc w:val="center"/>
      </w:pPr>
    </w:p>
    <w:p w14:paraId="3DAE6211" w14:textId="77777777" w:rsidR="00EF3A21" w:rsidRDefault="00EF3A21" w:rsidP="00EF3A21">
      <w:pPr>
        <w:spacing w:after="0"/>
        <w:jc w:val="center"/>
      </w:pPr>
    </w:p>
    <w:p w14:paraId="65F5009D" w14:textId="77777777" w:rsidR="00EF3A21" w:rsidRDefault="00EF3A21" w:rsidP="00EF3A21">
      <w:pPr>
        <w:spacing w:after="0"/>
        <w:jc w:val="center"/>
      </w:pPr>
    </w:p>
    <w:p w14:paraId="03256A18" w14:textId="77777777" w:rsidR="00EF3A21" w:rsidRDefault="00EF3A21" w:rsidP="00EF3A21">
      <w:pPr>
        <w:pStyle w:val="DouglasNormal"/>
        <w:spacing w:after="0"/>
        <w:jc w:val="center"/>
      </w:pPr>
      <w:r>
        <w:rPr>
          <w:noProof/>
        </w:rPr>
        <w:drawing>
          <wp:inline distT="0" distB="0" distL="0" distR="0" wp14:anchorId="2F38B39C" wp14:editId="2D4F300E">
            <wp:extent cx="1400175" cy="1462782"/>
            <wp:effectExtent l="0" t="0" r="0" b="4445"/>
            <wp:docPr id="1167734007"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4007" name="Picture 1" descr="Logo, company name&#10;&#10;AI-generated content may be incorrect."/>
                    <pic:cNvPicPr/>
                  </pic:nvPicPr>
                  <pic:blipFill rotWithShape="1">
                    <a:blip r:embed="rId11" cstate="print">
                      <a:extLst>
                        <a:ext uri="{28A0092B-C50C-407E-A947-70E740481C1C}">
                          <a14:useLocalDpi xmlns:a14="http://schemas.microsoft.com/office/drawing/2010/main" val="0"/>
                        </a:ext>
                      </a:extLst>
                    </a:blip>
                    <a:srcRect r="2864"/>
                    <a:stretch>
                      <a:fillRect/>
                    </a:stretch>
                  </pic:blipFill>
                  <pic:spPr bwMode="auto">
                    <a:xfrm>
                      <a:off x="0" y="0"/>
                      <a:ext cx="1400422" cy="1463040"/>
                    </a:xfrm>
                    <a:prstGeom prst="rect">
                      <a:avLst/>
                    </a:prstGeom>
                    <a:ln>
                      <a:noFill/>
                    </a:ln>
                    <a:extLst>
                      <a:ext uri="{53640926-AAD7-44D8-BBD7-CCE9431645EC}">
                        <a14:shadowObscured xmlns:a14="http://schemas.microsoft.com/office/drawing/2010/main"/>
                      </a:ext>
                    </a:extLst>
                  </pic:spPr>
                </pic:pic>
              </a:graphicData>
            </a:graphic>
          </wp:inline>
        </w:drawing>
      </w:r>
    </w:p>
    <w:p w14:paraId="4D63D324" w14:textId="77777777" w:rsidR="00EF3A21" w:rsidRDefault="00EF3A21" w:rsidP="00EF3A21">
      <w:pPr>
        <w:pStyle w:val="DouglasNormal"/>
        <w:spacing w:after="0"/>
        <w:jc w:val="center"/>
      </w:pPr>
    </w:p>
    <w:p w14:paraId="09A7DD4E" w14:textId="77777777" w:rsidR="00EF3A21" w:rsidRDefault="00EF3A21" w:rsidP="00EF3A21">
      <w:pPr>
        <w:pStyle w:val="DouglasNormal"/>
        <w:spacing w:after="0"/>
        <w:jc w:val="center"/>
      </w:pPr>
    </w:p>
    <w:p w14:paraId="07E1BFEC" w14:textId="5CC3F86A" w:rsidR="00EF3A21" w:rsidRDefault="00EF3A21" w:rsidP="00EF3A21">
      <w:pPr>
        <w:spacing w:after="0"/>
        <w:jc w:val="center"/>
      </w:pPr>
      <w:r>
        <w:t>Prepared by:</w:t>
      </w:r>
    </w:p>
    <w:p w14:paraId="7A8C7841" w14:textId="77777777" w:rsidR="00EF3A21" w:rsidRDefault="00EF3A21" w:rsidP="00EF3A21">
      <w:pPr>
        <w:spacing w:after="0"/>
        <w:jc w:val="center"/>
      </w:pPr>
      <w:r>
        <w:t>Public Utility District No. 1 of Douglas County</w:t>
      </w:r>
    </w:p>
    <w:p w14:paraId="79EE464D" w14:textId="77777777" w:rsidR="00EF3A21" w:rsidRDefault="00EF3A21" w:rsidP="00EF3A21">
      <w:pPr>
        <w:spacing w:after="0"/>
        <w:jc w:val="center"/>
      </w:pPr>
      <w:r>
        <w:t>East Wenatchee, Washington</w:t>
      </w:r>
    </w:p>
    <w:p w14:paraId="450BFF5E" w14:textId="77777777" w:rsidR="00EF3A21" w:rsidRDefault="00EF3A21" w:rsidP="00EF3A21">
      <w:pPr>
        <w:spacing w:after="0"/>
        <w:jc w:val="center"/>
      </w:pPr>
    </w:p>
    <w:p w14:paraId="78509BAD" w14:textId="4EABF922" w:rsidR="00EF3A21" w:rsidRDefault="00EF3A21" w:rsidP="00EF3A21">
      <w:pPr>
        <w:spacing w:after="0"/>
        <w:jc w:val="center"/>
      </w:pPr>
      <w:r w:rsidRPr="00EF3A21">
        <w:rPr>
          <w:highlight w:val="cyan"/>
        </w:rPr>
        <w:t>May 2026</w:t>
      </w:r>
    </w:p>
    <w:p w14:paraId="47713695" w14:textId="77777777" w:rsidR="00EF3A21" w:rsidRDefault="00EF3A21" w:rsidP="00EF3A21">
      <w:pPr>
        <w:spacing w:after="0"/>
        <w:jc w:val="center"/>
        <w:rPr>
          <w:noProof/>
        </w:rPr>
      </w:pPr>
    </w:p>
    <w:p w14:paraId="5D47B9FC" w14:textId="77777777" w:rsidR="00EF3A21" w:rsidRDefault="00EF3A21" w:rsidP="00EF3A21">
      <w:pPr>
        <w:spacing w:after="0"/>
        <w:jc w:val="center"/>
        <w:rPr>
          <w:noProof/>
        </w:rPr>
      </w:pPr>
    </w:p>
    <w:p w14:paraId="23B6D9CE" w14:textId="77777777" w:rsidR="00EF3A21" w:rsidRDefault="00EF3A21" w:rsidP="00EF3A21">
      <w:pPr>
        <w:pStyle w:val="DouglasNormal"/>
        <w:spacing w:after="0"/>
        <w:jc w:val="center"/>
      </w:pPr>
    </w:p>
    <w:p w14:paraId="38CE84D6" w14:textId="77777777" w:rsidR="00EF3A21" w:rsidRDefault="00EF3A21" w:rsidP="00EF3A21">
      <w:pPr>
        <w:pStyle w:val="DouglasNormal"/>
        <w:spacing w:after="0"/>
        <w:jc w:val="center"/>
      </w:pPr>
    </w:p>
    <w:p w14:paraId="65CAC6C7" w14:textId="77777777" w:rsidR="00EF3A21" w:rsidRDefault="00EF3A21" w:rsidP="00EF3A21">
      <w:pPr>
        <w:pStyle w:val="DouglasNormal"/>
        <w:spacing w:after="0"/>
        <w:jc w:val="center"/>
      </w:pPr>
    </w:p>
    <w:p w14:paraId="3B24E3DF" w14:textId="77777777" w:rsidR="00EF3A21" w:rsidRPr="00EF3A21" w:rsidRDefault="00EF3A21" w:rsidP="00EF3A21">
      <w:pPr>
        <w:spacing w:after="0"/>
        <w:jc w:val="center"/>
      </w:pPr>
    </w:p>
    <w:p w14:paraId="2FF9A317" w14:textId="14E325CD" w:rsidR="007D5ABA" w:rsidRDefault="007D5ABA" w:rsidP="00EF3A21"/>
    <w:p w14:paraId="16F2788F" w14:textId="77777777" w:rsidR="007D5ABA" w:rsidRDefault="007D5ABA" w:rsidP="009C7A5A">
      <w:pPr>
        <w:pStyle w:val="Heading1"/>
        <w:numPr>
          <w:ilvl w:val="0"/>
          <w:numId w:val="0"/>
        </w:numPr>
        <w:ind w:left="432" w:hanging="432"/>
      </w:pPr>
      <w:r>
        <w:lastRenderedPageBreak/>
        <w:t>Abstract</w:t>
      </w:r>
    </w:p>
    <w:p w14:paraId="6F07B933" w14:textId="090BDB84" w:rsidR="007D5ABA" w:rsidRDefault="007D5ABA" w:rsidP="00EF3A21">
      <w:r w:rsidRPr="00EF3A21">
        <w:t xml:space="preserve">Adult summer Steelhead (Oncorhynchus mykiss) born or acclimated in the Entiat and Wenatchee Rivers have been observed “overshooting” their natal tributaries and ascend Wells Dam fish ladders. These overshooting fish face uncertain fates, with potential consequences for population productivity and ESA recovery goals. Hydrosystem fall and late winter spill have been considered by hydro-operators and fish managers as a tool to aid overshooting adult Steelhead returning to natal streams prior to spawning. This study employed Bayesian hierarchical logistic regression to evaluate whether seasonal dam spill conditions and individual fish harvest exposure influence the probability that overshooting steelhead return downstream versus remain at Wells Dam. Analysis of </w:t>
      </w:r>
      <w:r w:rsidRPr="00B207C7">
        <w:rPr>
          <w:highlight w:val="yellow"/>
        </w:rPr>
        <w:t>1,321</w:t>
      </w:r>
      <w:r w:rsidRPr="00EF3A21">
        <w:t xml:space="preserve"> PIT-tagged steelhead across 20 years (</w:t>
      </w:r>
      <w:commentRangeStart w:id="0"/>
      <w:r w:rsidRPr="00EF3A21">
        <w:t>2005–2024</w:t>
      </w:r>
      <w:commentRangeEnd w:id="0"/>
      <w:r w:rsidRPr="00EF3A21">
        <w:rPr>
          <w:rStyle w:val="CommentReference"/>
          <w:rFonts w:cstheme="minorBidi"/>
          <w:sz w:val="24"/>
          <w:szCs w:val="24"/>
        </w:rPr>
        <w:commentReference w:id="0"/>
      </w:r>
      <w:r w:rsidRPr="00EF3A21">
        <w:t>) revealed that neither fall nor spring spill magnitude nor frequency significantly influenced downstream return probability after accounting for harvest exposure. Harvest exposure, defined as hatchery fish detected during years when harvest was open, was the dominant predictor of fate, with harvest-exposed fish showing approximately 90% lower odds of returning downstream (β = −2.28; 95% HDI: −2.72, −1.87). These findings have important implications for understanding the mechanisms underlying steelhead overshoot mortality and informing management strategies</w:t>
      </w:r>
      <w:r w:rsidR="00EC64F1">
        <w:t xml:space="preserve"> at mainstem hydroelectric Projects</w:t>
      </w:r>
      <w:r w:rsidRPr="00EF3A21">
        <w:t xml:space="preserve"> for this ESA-threatened species</w:t>
      </w:r>
      <w:r>
        <w:t>.</w:t>
      </w:r>
    </w:p>
    <w:p w14:paraId="1658BCA9" w14:textId="24DEEFD3" w:rsidR="009C7A5A" w:rsidRDefault="009C7A5A" w:rsidP="00EF3A21">
      <w:r>
        <w:br w:type="page"/>
      </w:r>
    </w:p>
    <w:p w14:paraId="654A5EDB" w14:textId="1B4B4D6C" w:rsidR="007D5ABA" w:rsidRDefault="007D5ABA" w:rsidP="00EF3A21">
      <w:pPr>
        <w:pStyle w:val="Heading1"/>
      </w:pPr>
      <w:r>
        <w:lastRenderedPageBreak/>
        <w:t>Introduction</w:t>
      </w:r>
    </w:p>
    <w:p w14:paraId="7125F1FD" w14:textId="229F04BD" w:rsidR="007D5ABA" w:rsidRDefault="007D5ABA" w:rsidP="00EF3A21">
      <w:pPr>
        <w:pStyle w:val="Heading2"/>
      </w:pPr>
      <w:r>
        <w:t>Conservation Significance</w:t>
      </w:r>
    </w:p>
    <w:p w14:paraId="57C16F78" w14:textId="1B5A5099" w:rsidR="007D5ABA" w:rsidRDefault="007D5ABA" w:rsidP="009C7A5A">
      <w:r w:rsidRPr="00EF3A21">
        <w:t xml:space="preserve">Upper Columbia River steelhead are listed as threatened under the Endangered Species Act (ESA), having been originally listed as endangered in 1997 and reclassified to threatened in 2006 (NOAA Fisheries 2024). The Wells Habitat Conservation Plan and Anadromous Fish Agreement specifically protects these ESA-listed fish using a “No Net Impact” methodology to protect them under Section 10 of the ESA. In addition to conservation aquaculture programs where Douglas PUD releases some 40,000 steelhead into the </w:t>
      </w:r>
      <w:r w:rsidR="00B675EA">
        <w:t>Twisp</w:t>
      </w:r>
      <w:r w:rsidRPr="00EF3A21">
        <w:t xml:space="preserve"> Basin annually, Douglas PUD releases another 277,000 juvenile steelhead either immediately below Wells Dam or in the Lower Methow River as a reservoir inundation and fisheries compensation program. The inundation compensation component is specifically designed to provide enhanced fisheries opportunities for anglers and is associated with the original reservoir inundation of Wells Dam. This program also serves as a safety net program that could support the conservation aquaculture program if necessary. Other agencies and tribes including the </w:t>
      </w:r>
      <w:r>
        <w:t xml:space="preserve">United States Fish and Wildlife Service, Grant County PUD and the Colville Confederated tribes have additional steelhead hatchery programs above Wells Dam. </w:t>
      </w:r>
    </w:p>
    <w:p w14:paraId="32DE3279" w14:textId="33B7E776" w:rsidR="007D5ABA" w:rsidRDefault="007D5ABA" w:rsidP="00EF3A21">
      <w:pPr>
        <w:pStyle w:val="Heading2"/>
      </w:pPr>
      <w:r>
        <w:t>Steelhead Overshoot Phenomenon</w:t>
      </w:r>
    </w:p>
    <w:p w14:paraId="1F5CACD1" w14:textId="77777777" w:rsidR="00E5158A" w:rsidRDefault="007D5ABA" w:rsidP="009C7A5A">
      <w:pPr>
        <w:rPr>
          <w:ins w:id="1" w:author="Andrew Gingerich" w:date="2026-04-01T13:45:00Z" w16du:dateUtc="2026-04-01T20:45:00Z"/>
        </w:rPr>
      </w:pPr>
      <w:r>
        <w:t>Most Anadromous salmonids exhibit remarkable natal homing fidelity</w:t>
      </w:r>
      <w:r w:rsidR="004D2A30">
        <w:t>. Adult Pacific salmonids</w:t>
      </w:r>
      <w:r>
        <w:t xml:space="preserve"> return</w:t>
      </w:r>
      <w:r w:rsidR="004D2A30">
        <w:t xml:space="preserve"> </w:t>
      </w:r>
      <w:r>
        <w:t>to their birth streams to spawn following a marine phase</w:t>
      </w:r>
      <w:r w:rsidR="00AC70FE">
        <w:t xml:space="preserve"> where growth and maturation occur</w:t>
      </w:r>
      <w:r>
        <w:t xml:space="preserve">. </w:t>
      </w:r>
      <w:r w:rsidR="00AC70FE">
        <w:t>A</w:t>
      </w:r>
      <w:r>
        <w:t xml:space="preserve">dult steelhead exhibit complex </w:t>
      </w:r>
      <w:r w:rsidR="007639AF">
        <w:t xml:space="preserve">adult </w:t>
      </w:r>
      <w:r>
        <w:t>return strategies</w:t>
      </w:r>
      <w:r w:rsidR="009F07C2">
        <w:t xml:space="preserve"> (</w:t>
      </w:r>
      <w:commentRangeStart w:id="2"/>
      <w:r w:rsidR="009F07C2">
        <w:t>High et al., 2006</w:t>
      </w:r>
      <w:commentRangeEnd w:id="2"/>
      <w:r w:rsidR="009F07C2">
        <w:rPr>
          <w:rStyle w:val="CommentReference"/>
          <w:rFonts w:cstheme="minorBidi"/>
          <w:sz w:val="24"/>
          <w:szCs w:val="24"/>
        </w:rPr>
        <w:commentReference w:id="2"/>
      </w:r>
      <w:r w:rsidR="009F07C2">
        <w:t>)</w:t>
      </w:r>
      <w:r>
        <w:t>, including</w:t>
      </w:r>
      <w:r w:rsidR="001E2F67">
        <w:t xml:space="preserve"> variable migration rates once returning from the ocean and </w:t>
      </w:r>
      <w:r w:rsidR="00D7051A">
        <w:t>sometimes</w:t>
      </w:r>
      <w:r>
        <w:t xml:space="preserve"> straying within and outside of their Distinct Population Segment (DPS).  Further, a phenomenon known as “overshooting” occurs when adult fish migrate upstream past their natal tributary</w:t>
      </w:r>
      <w:r w:rsidR="002C5061">
        <w:t>, often times</w:t>
      </w:r>
      <w:r>
        <w:t xml:space="preserve"> pas</w:t>
      </w:r>
      <w:r w:rsidR="002C5061">
        <w:t>sing</w:t>
      </w:r>
      <w:r>
        <w:t xml:space="preserve"> one or multiple hydroelectric projects before subsequently attempting to fall back downstream (Keefer and Caudill 2014; Richins and Skalski 2018) to natal tributaries. The behavior has become more well known throughout the Columbia River basin, partly due to the advent of more robust PIT tag detection systems in fish ladders at mainstem hydro</w:t>
      </w:r>
      <w:ins w:id="3" w:author="Andrew Gingerich" w:date="2026-04-01T13:43:00Z" w16du:dateUtc="2026-04-01T20:43:00Z">
        <w:r w:rsidR="009E1795">
          <w:t>electric dams</w:t>
        </w:r>
      </w:ins>
      <w:del w:id="4" w:author="Andrew Gingerich" w:date="2026-04-01T13:43:00Z" w16du:dateUtc="2026-04-01T20:43:00Z">
        <w:r w:rsidDel="009E1795">
          <w:delText>projects</w:delText>
        </w:r>
      </w:del>
      <w:r>
        <w:t xml:space="preserve"> and other systems in tributaries. </w:t>
      </w:r>
    </w:p>
    <w:p w14:paraId="11432AAB" w14:textId="6FA2497E" w:rsidR="007D5ABA" w:rsidRDefault="007D5ABA" w:rsidP="009C7A5A">
      <w:r>
        <w:t>It is largely unknown what proportion of steelhead that have overshot their natal tributary wish to return to said natal stream. Research suggests that some fish do return successfully</w:t>
      </w:r>
      <w:ins w:id="5" w:author="Andrew Gingerich" w:date="2026-04-01T13:46:00Z" w16du:dateUtc="2026-04-01T20:46:00Z">
        <w:r w:rsidR="00D616E8">
          <w:t xml:space="preserve"> many</w:t>
        </w:r>
      </w:ins>
      <w:del w:id="6" w:author="Andrew Gingerich" w:date="2026-04-01T13:46:00Z" w16du:dateUtc="2026-04-01T20:46:00Z">
        <w:r w:rsidDel="0038556F">
          <w:delText>,</w:delText>
        </w:r>
        <w:r w:rsidDel="00D616E8">
          <w:delText xml:space="preserve"> and</w:delText>
        </w:r>
      </w:del>
      <w:r>
        <w:t xml:space="preserve"> fish managers assume some proportion are doing these overshooting behaviors only </w:t>
      </w:r>
      <w:del w:id="7" w:author="Andrew Gingerich" w:date="2026-04-01T13:46:00Z" w16du:dateUtc="2026-04-01T20:46:00Z">
        <w:r w:rsidDel="00D616E8">
          <w:delText>for a period of time</w:delText>
        </w:r>
      </w:del>
      <w:ins w:id="8" w:author="Andrew Gingerich" w:date="2026-04-01T13:46:00Z" w16du:dateUtc="2026-04-01T20:46:00Z">
        <w:r w:rsidR="00D616E8">
          <w:t>temporarily,</w:t>
        </w:r>
      </w:ins>
      <w:r>
        <w:t xml:space="preserve"> before wanting to return to a natal stream to spawn (</w:t>
      </w:r>
      <w:ins w:id="9" w:author="Andrew Gingerich" w:date="2026-04-01T13:46:00Z" w16du:dateUtc="2026-04-01T20:46:00Z">
        <w:r w:rsidR="00D616E8">
          <w:t xml:space="preserve">e.g. </w:t>
        </w:r>
      </w:ins>
      <w:commentRangeStart w:id="10"/>
      <w:r>
        <w:t>Murdoch et al., 2022</w:t>
      </w:r>
      <w:commentRangeEnd w:id="10"/>
      <w:r>
        <w:rPr>
          <w:rStyle w:val="CommentReference"/>
          <w:rFonts w:cstheme="minorBidi"/>
          <w:sz w:val="24"/>
          <w:szCs w:val="24"/>
        </w:rPr>
        <w:commentReference w:id="10"/>
      </w:r>
      <w:r>
        <w:t xml:space="preserve">). Some steelhead populations have been estimated to exhibit overshoot rates exceeding 50% (Richins and Skalski 2018; </w:t>
      </w:r>
      <w:r>
        <w:lastRenderedPageBreak/>
        <w:t xml:space="preserve">Murdoch et al. 2022) to 60% (e.g. Walla Walla; Min et al., 2025). Researchers have demonstrated that fish origin (hatchery vs. wild), natal tributary of origin, water temperatures, and juvenile transport experience can influence overshoot behavior and rates. </w:t>
      </w:r>
    </w:p>
    <w:p w14:paraId="58C8AC60" w14:textId="011450CF" w:rsidR="007D5ABA" w:rsidRDefault="007D5ABA" w:rsidP="009C7A5A">
      <w:r w:rsidRPr="00061E0D">
        <w:t>Murdoch et al. (2022) estimated that approximately 40% of the wild steelhead passing Priest Rapids Dam, the fifth mainstem Columbia River dam</w:t>
      </w:r>
      <w:r>
        <w:t xml:space="preserve"> encountered by returning adults</w:t>
      </w:r>
      <w:r w:rsidRPr="00061E0D">
        <w:t>, are overshoot fish and perhaps as many as 40% of these overshoots fail to return downstream. While Steelhead have some of the most plastic life</w:t>
      </w:r>
      <w:r>
        <w:t>-</w:t>
      </w:r>
      <w:r w:rsidRPr="00061E0D">
        <w:t xml:space="preserve">history strategies in the Columbia River Basin, researchers have </w:t>
      </w:r>
      <w:del w:id="11" w:author="Andrew Gingerich" w:date="2026-04-01T13:48:00Z" w16du:dateUtc="2026-04-01T20:48:00Z">
        <w:r w:rsidRPr="00061E0D" w:rsidDel="00590019">
          <w:delText xml:space="preserve">only </w:delText>
        </w:r>
      </w:del>
      <w:r w:rsidRPr="00061E0D">
        <w:t xml:space="preserve">limited data on what proportion of </w:t>
      </w:r>
      <w:r>
        <w:t>overshooting</w:t>
      </w:r>
      <w:r w:rsidRPr="00061E0D">
        <w:t xml:space="preserve"> fish are natural strays (fish never intending to return to a natal stream), or unable to return </w:t>
      </w:r>
      <w:r>
        <w:t xml:space="preserve">to natal streams </w:t>
      </w:r>
      <w:r w:rsidRPr="00061E0D">
        <w:t>due to lack of surface passage routes at a hydroprojects, can locate a passage route at a dam but die during downstream passage,</w:t>
      </w:r>
      <w:ins w:id="12" w:author="Andrew Gingerich" w:date="2026-04-01T13:48:00Z" w16du:dateUtc="2026-04-01T20:48:00Z">
        <w:r w:rsidR="00E277F4">
          <w:t xml:space="preserve"> s</w:t>
        </w:r>
      </w:ins>
      <w:ins w:id="13" w:author="Tom Kahler" w:date="2026-04-14T14:13:00Z" w16du:dateUtc="2026-04-14T21:13:00Z">
        <w:r w:rsidR="00AF35FD">
          <w:t>uc</w:t>
        </w:r>
      </w:ins>
      <w:ins w:id="14" w:author="Andrew Gingerich" w:date="2026-04-01T13:48:00Z" w16du:dateUtc="2026-04-01T20:48:00Z">
        <w:r w:rsidR="00E277F4">
          <w:t>cum</w:t>
        </w:r>
      </w:ins>
      <w:ins w:id="15" w:author="Tom Kahler" w:date="2026-04-14T14:13:00Z" w16du:dateUtc="2026-04-14T21:13:00Z">
        <w:r w:rsidR="00AF35FD">
          <w:t>b</w:t>
        </w:r>
      </w:ins>
      <w:ins w:id="16" w:author="Andrew Gingerich" w:date="2026-04-01T13:48:00Z" w16du:dateUtc="2026-04-01T20:48:00Z">
        <w:del w:id="17" w:author="Tom Kahler" w:date="2026-04-14T14:13:00Z" w16du:dateUtc="2026-04-14T21:13:00Z">
          <w:r w:rsidR="00E277F4" w:rsidDel="00AF35FD">
            <w:delText>m</w:delText>
          </w:r>
        </w:del>
        <w:r w:rsidR="00E277F4">
          <w:t>ed to natural fall or overwinter mortality,</w:t>
        </w:r>
      </w:ins>
      <w:r w:rsidRPr="00061E0D">
        <w:t xml:space="preserve"> or might become subjected to </w:t>
      </w:r>
      <w:r>
        <w:t>unintentional</w:t>
      </w:r>
      <w:r w:rsidRPr="00061E0D">
        <w:t xml:space="preserve"> or intentional harvest.  These </w:t>
      </w:r>
      <w:ins w:id="18" w:author="Andrew Gingerich" w:date="2026-04-01T13:49:00Z" w16du:dateUtc="2026-04-01T20:49:00Z">
        <w:r w:rsidR="00F35754">
          <w:t xml:space="preserve">‘lack-of-return’ </w:t>
        </w:r>
      </w:ins>
      <w:r w:rsidRPr="00061E0D">
        <w:t>mechanisms and behavior</w:t>
      </w:r>
      <w:r>
        <w:t>al</w:t>
      </w:r>
      <w:r w:rsidRPr="00061E0D">
        <w:t xml:space="preserve"> desires prove difficult </w:t>
      </w:r>
      <w:r>
        <w:t xml:space="preserve">to disentangle </w:t>
      </w:r>
      <w:r w:rsidRPr="00061E0D">
        <w:t>even in the most robust biotelemetry study designs.</w:t>
      </w:r>
    </w:p>
    <w:p w14:paraId="2589B8F1" w14:textId="4A0EE0FC" w:rsidR="007D5ABA" w:rsidRDefault="007D5ABA" w:rsidP="009C7A5A">
      <w:bookmarkStart w:id="19" w:name="steelhead-overshoot-phenomenon"/>
      <w:r>
        <w:t>Richins and Skalski (2018) documented that steelhead overshoot rates were strongly correlated with water temperatures near natal streams. Specifically, the probability of direct natal stream entry declined from over 90% to less than 25% as water temperatures increased from 10°C to 20°C. Similarly, Min et al. (2025) showed that across several DPS in the Columbia River, movement decisions were consistently thermally influenced with temperatures having a negative relationship with natal homing and a positive relationship with overshoot behavior and non-natal tributary use. These findings support the hypothesis that overshooting steelhead may be seeking coldwater thermal refugia upstream</w:t>
      </w:r>
      <w:ins w:id="20" w:author="Andrew Gingerich" w:date="2026-04-01T13:50:00Z" w16du:dateUtc="2026-04-01T20:50:00Z">
        <w:r w:rsidR="0053437C">
          <w:t xml:space="preserve"> of natal locations</w:t>
        </w:r>
      </w:ins>
      <w:r>
        <w:t xml:space="preserve"> (WDFW 2024).</w:t>
      </w:r>
      <w:bookmarkEnd w:id="19"/>
      <w:r>
        <w:t xml:space="preserve"> </w:t>
      </w:r>
      <w:del w:id="21" w:author="Andrew Gingerich" w:date="2026-04-01T13:51:00Z" w16du:dateUtc="2026-04-01T20:51:00Z">
        <w:r w:rsidDel="00F24176">
          <w:delText>Indeed, d</w:delText>
        </w:r>
      </w:del>
      <w:ins w:id="22" w:author="Andrew Gingerich" w:date="2026-04-01T13:51:00Z" w16du:dateUtc="2026-04-01T20:51:00Z">
        <w:r w:rsidR="00F24176">
          <w:t>D</w:t>
        </w:r>
      </w:ins>
      <w:r>
        <w:t>uring</w:t>
      </w:r>
      <w:del w:id="23" w:author="Andrew Gingerich" w:date="2026-04-01T13:51:00Z" w16du:dateUtc="2026-04-01T20:51:00Z">
        <w:r w:rsidDel="00F24176">
          <w:delText xml:space="preserve"> some</w:delText>
        </w:r>
      </w:del>
      <w:r>
        <w:t xml:space="preserve"> periods of the year</w:t>
      </w:r>
      <w:del w:id="24" w:author="Andrew Gingerich" w:date="2026-04-01T13:51:00Z" w16du:dateUtc="2026-04-01T20:51:00Z">
        <w:r w:rsidDel="00F24176">
          <w:delText>,</w:delText>
        </w:r>
      </w:del>
      <w:r>
        <w:t xml:space="preserve"> </w:t>
      </w:r>
      <w:del w:id="25" w:author="Andrew Gingerich" w:date="2026-04-01T13:51:00Z" w16du:dateUtc="2026-04-01T20:51:00Z">
        <w:r w:rsidDel="00F24176">
          <w:delText xml:space="preserve">including those </w:delText>
        </w:r>
      </w:del>
      <w:r>
        <w:t xml:space="preserve">associated with summer steelhead returns at Wells Dam, mainstem temperatures above Wells Dam may offer the coldest water accessible in the Columbia River when compared to water temperatures lower in the basin or those in natal tributaries including the Wenatchee and Entiat Rivers. </w:t>
      </w:r>
    </w:p>
    <w:p w14:paraId="2F88B5C4" w14:textId="400B86EC" w:rsidR="007D5ABA" w:rsidRDefault="007D5ABA" w:rsidP="00EF3A21">
      <w:pPr>
        <w:pStyle w:val="BodyText"/>
      </w:pPr>
      <w:r>
        <w:t xml:space="preserve">Hatchery fish may also differ behaviorally from wild fish in ways that affect overshoot rates and fates. Richins and Skalski (2018) found that segregated hatchery stocks had 15% higher overshoot rates than wild or integrated stocks, and </w:t>
      </w:r>
      <w:del w:id="26" w:author="Andrew Gingerich" w:date="2026-04-01T13:51:00Z" w16du:dateUtc="2026-04-01T20:51:00Z">
        <w:r w:rsidDel="00AB6EAB">
          <w:delText>outplanted</w:delText>
        </w:r>
      </w:del>
      <w:ins w:id="27" w:author="Andrew Gingerich" w:date="2026-04-01T13:51:00Z" w16du:dateUtc="2026-04-01T20:51:00Z">
        <w:r w:rsidR="00AB6EAB">
          <w:t>out-planted</w:t>
        </w:r>
      </w:ins>
      <w:r>
        <w:t xml:space="preserve"> juveniles showed 65% higher overshoot rates than wild fish. Min et al. (2025) reached similar conclusions with not only higher overshoot rates in hatchery fish but improved natal return rates in wild fish following overshooting behavior.</w:t>
      </w:r>
    </w:p>
    <w:p w14:paraId="2AB1ED3B" w14:textId="68139FD9" w:rsidR="007D5ABA" w:rsidDel="003A324F" w:rsidRDefault="007D5ABA" w:rsidP="00EF3A21">
      <w:pPr>
        <w:pStyle w:val="BodyText"/>
        <w:rPr>
          <w:del w:id="28" w:author="Andrew Gingerich" w:date="2026-04-01T13:52:00Z" w16du:dateUtc="2026-04-01T20:52:00Z"/>
        </w:rPr>
      </w:pPr>
      <w:del w:id="29" w:author="Andrew Gingerich" w:date="2026-04-01T13:52:00Z" w16du:dateUtc="2026-04-01T20:52:00Z">
        <w:r w:rsidDel="003A324F">
          <w:delText xml:space="preserve">The Columbia River basin presents unique challenges for returning adult salmonids. </w:delText>
        </w:r>
        <w:r w:rsidDel="0051251D">
          <w:delText xml:space="preserve">An </w:delText>
        </w:r>
        <w:r w:rsidDel="003A324F">
          <w:delText xml:space="preserve">adult steelhead migrating back to the Wenatchee River basin must navigate commercial and tribal fisheries, non-human predators including pinnipeds and avian sources, and pass seven hydroelectric projects. Adult Steelhead returning to the Entiat River Basin </w:delText>
        </w:r>
        <w:r w:rsidDel="003A324F">
          <w:lastRenderedPageBreak/>
          <w:delText>pass eight hydroelectric Projects. Steelhead born or acclimated</w:delText>
        </w:r>
        <w:r w:rsidRPr="00EA2E02" w:rsidDel="003A324F">
          <w:delText xml:space="preserve"> </w:delText>
        </w:r>
        <w:r w:rsidDel="003A324F">
          <w:delText>in the Methow and Okanogan rivers , and overshooting steelhead from the Wenatchee and Entiat rivers pass Wells Dam, the ninth and final hydroelectric project on the mainstem Columbia River that allows fish passage.</w:delText>
        </w:r>
      </w:del>
    </w:p>
    <w:p w14:paraId="5D584335" w14:textId="515D0B1A" w:rsidR="007D5ABA" w:rsidRDefault="007D5ABA" w:rsidP="009C7A5A">
      <w:pPr>
        <w:pStyle w:val="Heading2"/>
      </w:pPr>
      <w:r>
        <w:t>Dam Passage and Spill Operations</w:t>
      </w:r>
    </w:p>
    <w:p w14:paraId="78AC0294" w14:textId="40E4DFB2" w:rsidR="007D5ABA" w:rsidRDefault="007D5ABA" w:rsidP="009C7A5A">
      <w:r>
        <w:t xml:space="preserve">Surface spill provided either immediately after summer steelhead upstream migration (August through November) or in the subsequent late winter (January through March) is considered by many fisheries managers as a useful tool to pass overshooting steelhead downstream safely (Murdoch et al., 2022), and yet its effectiveness is rarely demonstrated </w:t>
      </w:r>
      <w:ins w:id="30" w:author="Andrew Gingerich" w:date="2026-04-01T13:53:00Z" w16du:dateUtc="2026-04-01T20:53:00Z">
        <w:r w:rsidR="00B57388">
          <w:t xml:space="preserve">or investigated </w:t>
        </w:r>
      </w:ins>
      <w:r>
        <w:t>(</w:t>
      </w:r>
      <w:ins w:id="31" w:author="Andrew Gingerich" w:date="2026-04-01T13:53:00Z" w16du:dateUtc="2026-04-01T20:53:00Z">
        <w:r w:rsidR="00B57388">
          <w:t xml:space="preserve">e.g. </w:t>
        </w:r>
      </w:ins>
      <w:r>
        <w:t xml:space="preserve">Min et al., 2025). Spill programs are likely to be met cautiously by hydro-operators as spilled water can represent foregone generation during periods of high </w:t>
      </w:r>
      <w:del w:id="32" w:author="Andrew Gingerich" w:date="2026-04-01T13:54:00Z" w16du:dateUtc="2026-04-01T20:54:00Z">
        <w:r w:rsidDel="00726997">
          <w:delText>load need (</w:delText>
        </w:r>
      </w:del>
      <w:r>
        <w:t>electrical demand</w:t>
      </w:r>
      <w:del w:id="33" w:author="Andrew Gingerich" w:date="2026-04-01T13:54:00Z" w16du:dateUtc="2026-04-01T20:54:00Z">
        <w:r w:rsidDel="00726997">
          <w:delText>)</w:delText>
        </w:r>
      </w:del>
      <w:r>
        <w:t xml:space="preserve">. Thankfully, more research is being completed on this important topic towards understanding the benefits if and where they exist. Min et al. (2025) examined 20 years of PIT tag data (2005-2024) for 37 Columbia River steelhead populations, river temperature data, and project operation data (spill) to examine how these factors influenced overshooting rates and return rates of these steelhead to natal rivers. Researchers showed that spill in January, February, and March at hydroelectric projects influenced return rates of over 60,000 adult steelhead dissimilarly. Only the Walla Walla River and Tucannon River Steelhead saw improved return rates under higher late winter spill regimes at Ice Harbor and Lower Granite Dams respectively. Conversely Steelhead born to the Entiat, Yakima, Wenatchee, John Day, and Umatilla river basins did not benefit from greater spill during the late winter period following overshooting a mainstem dams (Min et al., 2025).  These findings suggest that late winter spill may not be useful for improving return rates at all hydroelectric Projects and that the benefits of late winter spill appears to be stock specific. </w:t>
      </w:r>
    </w:p>
    <w:p w14:paraId="79EBD42F" w14:textId="47C07C54" w:rsidR="007D5ABA" w:rsidRDefault="007D5ABA" w:rsidP="009C7A5A">
      <w:pPr>
        <w:rPr>
          <w:ins w:id="34" w:author="Katie Kendall" w:date="2026-03-20T08:18:00Z" w16du:dateUtc="2026-03-20T15:18:00Z"/>
        </w:rPr>
      </w:pPr>
      <w:r>
        <w:t xml:space="preserve">Importantly, </w:t>
      </w:r>
      <w:ins w:id="35" w:author="Andrew Gingerich" w:date="2026-04-01T13:55:00Z" w16du:dateUtc="2026-04-01T20:55:00Z">
        <w:r w:rsidR="0060120D">
          <w:t xml:space="preserve">previously cited </w:t>
        </w:r>
      </w:ins>
      <w:r>
        <w:t>researchers did not examine the influence of fall spill immediately following upstream migration of adult summer steelhead, nor the effects of fisheries in overshoot locations where overshooting steelhead may become subjected to said fishery</w:t>
      </w:r>
      <w:ins w:id="36" w:author="Andrew Gingerich" w:date="2026-04-01T14:12:00Z" w16du:dateUtc="2026-04-01T21:12:00Z">
        <w:r w:rsidR="001A293B">
          <w:t xml:space="preserve"> (Keefer et al. 2009)</w:t>
        </w:r>
      </w:ins>
      <w:r>
        <w:t xml:space="preserve">. Whether fall or winter spill conditions influence the probability that overshooting steelhead successfully navigate back to their natal tributaries in the Entiat and Wenatchee rivers has not been systematically evaluated at Wells Dam, nor any mainstem Columbia River dam upstream of the confluence of the Snake River. </w:t>
      </w:r>
      <w:del w:id="37" w:author="Andrew Gingerich" w:date="2026-04-01T14:13:00Z" w16du:dateUtc="2026-04-01T21:13:00Z">
        <w:r w:rsidDel="004B068D">
          <w:delText>Our lack of understanding regarding o</w:delText>
        </w:r>
      </w:del>
      <w:ins w:id="38" w:author="Andrew Gingerich" w:date="2026-04-01T14:13:00Z" w16du:dateUtc="2026-04-01T21:13:00Z">
        <w:r w:rsidR="004B068D">
          <w:t>O</w:t>
        </w:r>
      </w:ins>
      <w:r>
        <w:t>vershoot</w:t>
      </w:r>
      <w:ins w:id="39" w:author="Andrew Gingerich" w:date="2026-04-01T14:13:00Z" w16du:dateUtc="2026-04-01T21:13:00Z">
        <w:r w:rsidR="004B068D">
          <w:t>ing</w:t>
        </w:r>
      </w:ins>
      <w:r>
        <w:t xml:space="preserve"> steelhead response to fall and spring spill at Wells Dam represents an important data gap, the filling of which has the potential to support the recovery of a threatened anadromous species.  </w:t>
      </w:r>
      <w:ins w:id="40" w:author="Katie Kendall" w:date="2026-03-20T08:18:00Z" w16du:dateUtc="2026-03-20T15:18:00Z">
        <w:r w:rsidR="00A451C7">
          <w:br w:type="page"/>
        </w:r>
      </w:ins>
    </w:p>
    <w:p w14:paraId="44792837" w14:textId="36955E74" w:rsidR="007D5ABA" w:rsidDel="00A451C7" w:rsidRDefault="007D5ABA" w:rsidP="009C7A5A">
      <w:pPr>
        <w:rPr>
          <w:del w:id="41" w:author="Katie Kendall" w:date="2026-03-20T08:18:00Z" w16du:dateUtc="2026-03-20T15:18:00Z"/>
        </w:rPr>
      </w:pPr>
    </w:p>
    <w:p w14:paraId="673808FB" w14:textId="36903020" w:rsidR="007D5ABA" w:rsidRDefault="007D5ABA" w:rsidP="009C7A5A">
      <w:pPr>
        <w:pStyle w:val="Heading2"/>
      </w:pPr>
      <w:r>
        <w:t>Harvest Exposure</w:t>
      </w:r>
    </w:p>
    <w:p w14:paraId="6BBD7367" w14:textId="1325AAF0" w:rsidR="007D5ABA" w:rsidRDefault="007D5ABA" w:rsidP="009C7A5A">
      <w:r>
        <w:t>Fisheries for hatchery steelhead in the Upper Columbia have been subject to varying regulations over the past 20 or more years. For example, above Wells, steelhead harvest fisheries were open</w:t>
      </w:r>
      <w:ins w:id="42" w:author="Andrew Gingerich" w:date="2026-04-01T14:14:00Z" w16du:dateUtc="2026-04-01T21:14:00Z">
        <w:r w:rsidR="007E47FD">
          <w:t xml:space="preserve"> seasonally</w:t>
        </w:r>
      </w:ins>
      <w:r>
        <w:t xml:space="preserve"> from 2000–2015 and again in 2024–2025, while emergency harvest closures were implemented from 2016–2023 due to low wild steelhead returns. Notably, </w:t>
      </w:r>
      <w:ins w:id="43" w:author="Andrew Gingerich" w:date="2026-04-01T14:14:00Z" w16du:dateUtc="2026-04-01T21:14:00Z">
        <w:r w:rsidR="006C731D">
          <w:t xml:space="preserve">this and other </w:t>
        </w:r>
      </w:ins>
      <w:r>
        <w:t>harvest</w:t>
      </w:r>
      <w:ins w:id="44" w:author="Andrew Gingerich" w:date="2026-04-01T14:14:00Z" w16du:dateUtc="2026-04-01T21:14:00Z">
        <w:r w:rsidR="006C731D">
          <w:t xml:space="preserve"> fisheries</w:t>
        </w:r>
      </w:ins>
      <w:r>
        <w:t xml:space="preserve"> </w:t>
      </w:r>
      <w:del w:id="45" w:author="Andrew Gingerich" w:date="2026-04-01T14:14:00Z" w16du:dateUtc="2026-04-01T21:14:00Z">
        <w:r w:rsidDel="006C731D">
          <w:delText xml:space="preserve">is </w:delText>
        </w:r>
      </w:del>
      <w:ins w:id="46" w:author="Andrew Gingerich" w:date="2026-04-01T14:14:00Z" w16du:dateUtc="2026-04-01T21:14:00Z">
        <w:r w:rsidR="006C731D">
          <w:t xml:space="preserve">are </w:t>
        </w:r>
      </w:ins>
      <w:r>
        <w:t xml:space="preserve">used as a tool to reduce the number of hatchery origin fish that might otherwise escape to the spawning grounds while providing a popular fishery for recreational anglers. Mark-selective fisheries, like those above Wells Dam are governed by the adipose fin condition whereby adipose-fin-absent or “clipped” hatchery fish can be retained during an open fishery, whereas unmarked wild fish (adipose fin present) must be released. Open fisheries often assume that location-specific fisheries are mostly, or exclusively targeting, a certain population, but steelhead overshooting their natal tributary and instead spending time in an open fishery zone or area represents an unknown risk to successful natal return. Keefer et al. (2009) suggested that steelhead that use non-natal tributaries may be susceptible to </w:t>
      </w:r>
      <w:del w:id="47" w:author="Andrew Gingerich" w:date="2026-04-01T14:16:00Z" w16du:dateUtc="2026-04-01T21:16:00Z">
        <w:r w:rsidDel="00C5748B">
          <w:delText xml:space="preserve">permitted and unpermitted </w:delText>
        </w:r>
      </w:del>
      <w:r>
        <w:t xml:space="preserve">fisheries. No research papers exist where investigators examine the influence of fisheries on overshooting steelhead above Wells Dam. This literature void represents an important research question alongside spill regimes at hydroelectric projects as fish managers search for strategies to </w:t>
      </w:r>
      <w:del w:id="48" w:author="Andrew Gingerich" w:date="2026-04-01T14:16:00Z" w16du:dateUtc="2026-04-01T21:16:00Z">
        <w:r w:rsidDel="006A1639">
          <w:delText>return overshooting steelhead safely to natal tributaries</w:delText>
        </w:r>
      </w:del>
      <w:ins w:id="49" w:author="Andrew Gingerich" w:date="2026-04-01T14:16:00Z" w16du:dateUtc="2026-04-01T21:16:00Z">
        <w:r w:rsidR="006A1639">
          <w:t>support steelhead recovery</w:t>
        </w:r>
      </w:ins>
      <w:r>
        <w:t xml:space="preserve">. </w:t>
      </w:r>
    </w:p>
    <w:p w14:paraId="5E0117AC" w14:textId="093DAE15" w:rsidR="007D5ABA" w:rsidRDefault="007D5ABA" w:rsidP="009C7A5A">
      <w:r>
        <w:t xml:space="preserve">This paper aims to examine the influence of fall and late winter spill and exposure to fisheries </w:t>
      </w:r>
      <w:ins w:id="50" w:author="Andrew Gingerich" w:date="2026-04-01T14:17:00Z" w16du:dateUtc="2026-04-01T21:17:00Z">
        <w:r w:rsidR="005D6E9D">
          <w:t xml:space="preserve">above Wells Dam </w:t>
        </w:r>
      </w:ins>
      <w:r>
        <w:t xml:space="preserve">to better understand what </w:t>
      </w:r>
      <w:del w:id="51" w:author="Andrew Gingerich" w:date="2026-04-01T14:17:00Z" w16du:dateUtc="2026-04-01T21:17:00Z">
        <w:r w:rsidDel="001970D3">
          <w:delText>mechanisms play a</w:delText>
        </w:r>
      </w:del>
      <w:ins w:id="52" w:author="Andrew Gingerich" w:date="2026-04-01T14:17:00Z" w16du:dateUtc="2026-04-01T21:17:00Z">
        <w:r w:rsidR="001970D3">
          <w:t>factors influence</w:t>
        </w:r>
      </w:ins>
      <w:r>
        <w:t xml:space="preserve"> </w:t>
      </w:r>
      <w:del w:id="53" w:author="Andrew Gingerich" w:date="2026-04-01T14:17:00Z" w16du:dateUtc="2026-04-01T21:17:00Z">
        <w:r w:rsidDel="001970D3">
          <w:delText xml:space="preserve">role in </w:delText>
        </w:r>
      </w:del>
      <w:r>
        <w:t>return rates of overshooting Entiat and Wenatchee Steelhead at Wells Dam.</w:t>
      </w:r>
    </w:p>
    <w:p w14:paraId="7E29BD9C" w14:textId="0D869F64" w:rsidR="007D5ABA" w:rsidRDefault="007D5ABA" w:rsidP="009C7A5A">
      <w:pPr>
        <w:pStyle w:val="Heading2"/>
      </w:pPr>
      <w:r>
        <w:t>Study Objectives</w:t>
      </w:r>
    </w:p>
    <w:p w14:paraId="225BF4E5" w14:textId="77777777" w:rsidR="007D5ABA" w:rsidRDefault="007D5ABA" w:rsidP="009C7A5A">
      <w:r>
        <w:t>This study tested two primary alternative hypotheses:</w:t>
      </w:r>
    </w:p>
    <w:p w14:paraId="3CCECC55" w14:textId="77777777" w:rsidR="007D5ABA" w:rsidRDefault="007D5ABA" w:rsidP="00223EE1">
      <w:pPr>
        <w:pStyle w:val="ListParagraph"/>
        <w:numPr>
          <w:ilvl w:val="0"/>
          <w:numId w:val="19"/>
        </w:numPr>
      </w:pPr>
      <w:r w:rsidRPr="009C7A5A">
        <w:rPr>
          <w:b/>
          <w:bCs/>
        </w:rPr>
        <w:t>Spill Hypothesis</w:t>
      </w:r>
      <w:r>
        <w:t>: Spill conditions at Wells Dam during the fall arrival period (August–November) or the subsequent late-winter holding period (January–March) influence the probability that overshoot steelhead return downstream.</w:t>
      </w:r>
    </w:p>
    <w:p w14:paraId="6481BC3B" w14:textId="577E7DDD" w:rsidR="007D5ABA" w:rsidRDefault="007D5ABA" w:rsidP="00223EE1">
      <w:pPr>
        <w:pStyle w:val="ListParagraph"/>
        <w:numPr>
          <w:ilvl w:val="0"/>
          <w:numId w:val="19"/>
        </w:numPr>
      </w:pPr>
      <w:r w:rsidRPr="009C7A5A">
        <w:rPr>
          <w:b/>
          <w:bCs/>
        </w:rPr>
        <w:t>Harvest Exposure Hypothesis</w:t>
      </w:r>
      <w:r>
        <w:t xml:space="preserve">: </w:t>
      </w:r>
      <w:del w:id="54" w:author="Andrew Gingerich" w:date="2026-04-01T14:19:00Z" w16du:dateUtc="2026-04-01T21:19:00Z">
        <w:r w:rsidDel="002218E0">
          <w:delText>Hatchery steelhead detected passing Wells Dam during years when harvest was open are less likely to be detected returning downstream than those passing during years when harvest was closed, either due to direct harvest mortality or behavioral differences</w:delText>
        </w:r>
      </w:del>
      <w:ins w:id="55" w:author="Andrew Gingerich" w:date="2026-04-01T14:19:00Z" w16du:dateUtc="2026-04-01T21:19:00Z">
        <w:r w:rsidR="002218E0">
          <w:t>Harvest condition</w:t>
        </w:r>
      </w:ins>
      <w:ins w:id="56" w:author="Tom Kahler" w:date="2026-04-14T14:14:00Z" w16du:dateUtc="2026-04-14T21:14:00Z">
        <w:r w:rsidR="00901543">
          <w:t>s</w:t>
        </w:r>
      </w:ins>
      <w:ins w:id="57" w:author="Andrew Gingerich" w:date="2026-04-01T14:19:00Z" w16du:dateUtc="2026-04-01T21:19:00Z">
        <w:r w:rsidR="002218E0">
          <w:t xml:space="preserve"> above Wells Dam </w:t>
        </w:r>
      </w:ins>
      <w:ins w:id="58" w:author="Andrew Gingerich" w:date="2026-04-01T14:20:00Z" w16du:dateUtc="2026-04-01T21:20:00Z">
        <w:r w:rsidR="005D750B">
          <w:t xml:space="preserve">influence </w:t>
        </w:r>
        <w:del w:id="59" w:author="Tom Kahler" w:date="2026-04-14T14:14:00Z" w16du:dateUtc="2026-04-14T21:14:00Z">
          <w:r w:rsidR="005D750B">
            <w:delText>Entait</w:delText>
          </w:r>
        </w:del>
      </w:ins>
      <w:ins w:id="60" w:author="Tom Kahler" w:date="2026-04-14T14:14:00Z" w16du:dateUtc="2026-04-14T21:14:00Z">
        <w:r w:rsidR="00901543">
          <w:t>Entiat</w:t>
        </w:r>
      </w:ins>
      <w:ins w:id="61" w:author="Andrew Gingerich" w:date="2026-04-01T14:20:00Z" w16du:dateUtc="2026-04-01T21:20:00Z">
        <w:r w:rsidR="005D750B">
          <w:t xml:space="preserve"> and Wenatchee River steelhead return rates following overshooting Wells Dam</w:t>
        </w:r>
      </w:ins>
      <w:r>
        <w:t>.</w:t>
      </w:r>
    </w:p>
    <w:p w14:paraId="601F1E17" w14:textId="61EED844" w:rsidR="009C7A5A" w:rsidRDefault="007D5ABA" w:rsidP="009C7A5A">
      <w:r>
        <w:lastRenderedPageBreak/>
        <w:t>We employed Bayesian hierarchical logistic regression to account for both individual-level (harvest exposure) and year-level (spill) predictors while appropriately modeling inter-annual variation in baseline return rates.</w:t>
      </w:r>
      <w:r w:rsidR="009C7A5A">
        <w:br w:type="page"/>
      </w:r>
    </w:p>
    <w:p w14:paraId="24D23F75" w14:textId="5129BA33" w:rsidR="007D5ABA" w:rsidRDefault="007D5ABA" w:rsidP="009C7A5A">
      <w:pPr>
        <w:pStyle w:val="Heading1"/>
      </w:pPr>
      <w:r>
        <w:lastRenderedPageBreak/>
        <w:t>Methods</w:t>
      </w:r>
    </w:p>
    <w:p w14:paraId="30D942F2" w14:textId="2BA32D21" w:rsidR="007D5ABA" w:rsidRDefault="007D5ABA" w:rsidP="009C7A5A">
      <w:pPr>
        <w:pStyle w:val="Heading2"/>
      </w:pPr>
      <w:r>
        <w:t>Study Area</w:t>
      </w:r>
    </w:p>
    <w:p w14:paraId="19EA16C8" w14:textId="102A0A17" w:rsidR="007D5ABA" w:rsidRDefault="007D5ABA" w:rsidP="009C7A5A">
      <w:bookmarkStart w:id="62" w:name="study-area"/>
      <w:r>
        <w:t>The study focused on steelhead from the Wenatchee and Entiat River basins that were detected at Wells Dam on the Upper Columbia River. Wells Dam (river kilometer 830) is located upstream of these natal tributaries, and fish detected there have “overshot” their assumed desired spawning destination</w:t>
      </w:r>
      <w:bookmarkEnd w:id="62"/>
      <w:r>
        <w:t xml:space="preserve">. </w:t>
      </w:r>
    </w:p>
    <w:p w14:paraId="0E10F520" w14:textId="065241C0" w:rsidR="00375C99" w:rsidRDefault="00375C99" w:rsidP="009C7A5A">
      <w:r w:rsidRPr="00375C99">
        <w:rPr>
          <w:noProof/>
        </w:rPr>
        <w:drawing>
          <wp:inline distT="0" distB="0" distL="0" distR="0" wp14:anchorId="1CB10538" wp14:editId="1D46D252">
            <wp:extent cx="5213350" cy="5738584"/>
            <wp:effectExtent l="0" t="0" r="6350" b="0"/>
            <wp:docPr id="132545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9827" name=""/>
                    <pic:cNvPicPr/>
                  </pic:nvPicPr>
                  <pic:blipFill>
                    <a:blip r:embed="rId16"/>
                    <a:stretch>
                      <a:fillRect/>
                    </a:stretch>
                  </pic:blipFill>
                  <pic:spPr>
                    <a:xfrm>
                      <a:off x="0" y="0"/>
                      <a:ext cx="5223627" cy="5749896"/>
                    </a:xfrm>
                    <a:prstGeom prst="rect">
                      <a:avLst/>
                    </a:prstGeom>
                  </pic:spPr>
                </pic:pic>
              </a:graphicData>
            </a:graphic>
          </wp:inline>
        </w:drawing>
      </w:r>
    </w:p>
    <w:p w14:paraId="3EFB3A1F" w14:textId="0E0FCEA1" w:rsidR="00FD4EF7" w:rsidRPr="0086042E" w:rsidRDefault="00FD4EF7" w:rsidP="00FD4EF7">
      <w:pPr>
        <w:rPr>
          <w:rFonts w:cstheme="minorHAnsi"/>
          <w:b/>
          <w:bCs/>
          <w:color w:val="0E2841" w:themeColor="text2"/>
          <w:sz w:val="20"/>
          <w:szCs w:val="20"/>
        </w:rPr>
      </w:pPr>
      <w:bookmarkStart w:id="63" w:name="data-sources"/>
      <w:r>
        <w:rPr>
          <w:rFonts w:cstheme="minorHAnsi"/>
          <w:b/>
          <w:bCs/>
          <w:color w:val="0E2841" w:themeColor="text2"/>
          <w:sz w:val="20"/>
          <w:szCs w:val="20"/>
        </w:rPr>
        <w:t>Figure x</w:t>
      </w:r>
      <w:r w:rsidRPr="0086042E">
        <w:rPr>
          <w:rFonts w:cstheme="minorHAnsi"/>
          <w:b/>
          <w:bCs/>
          <w:color w:val="0E2841" w:themeColor="text2"/>
          <w:sz w:val="20"/>
          <w:szCs w:val="20"/>
        </w:rPr>
        <w:t xml:space="preserve">. </w:t>
      </w:r>
      <w:r w:rsidR="002072E7">
        <w:rPr>
          <w:rFonts w:cstheme="minorHAnsi"/>
          <w:b/>
          <w:bCs/>
          <w:color w:val="0E2841" w:themeColor="text2"/>
          <w:sz w:val="20"/>
          <w:szCs w:val="20"/>
        </w:rPr>
        <w:t xml:space="preserve">The Wenatchee and Entiat River Confluences with the Columbia River (red arrows; top to bottom respectively) </w:t>
      </w:r>
      <w:r w:rsidR="005A3DDE">
        <w:rPr>
          <w:rFonts w:cstheme="minorHAnsi"/>
          <w:b/>
          <w:bCs/>
          <w:color w:val="0E2841" w:themeColor="text2"/>
          <w:sz w:val="20"/>
          <w:szCs w:val="20"/>
        </w:rPr>
        <w:t xml:space="preserve">are </w:t>
      </w:r>
      <w:r w:rsidR="002B7BFF">
        <w:rPr>
          <w:rFonts w:cstheme="minorHAnsi"/>
          <w:b/>
          <w:bCs/>
          <w:color w:val="0E2841" w:themeColor="text2"/>
          <w:sz w:val="20"/>
          <w:szCs w:val="20"/>
        </w:rPr>
        <w:t xml:space="preserve">approximately </w:t>
      </w:r>
      <w:r w:rsidR="00AE2587">
        <w:rPr>
          <w:rFonts w:cstheme="minorHAnsi"/>
          <w:b/>
          <w:bCs/>
          <w:color w:val="0E2841" w:themeColor="text2"/>
          <w:sz w:val="20"/>
          <w:szCs w:val="20"/>
        </w:rPr>
        <w:t>47</w:t>
      </w:r>
      <w:r w:rsidR="002B7BFF">
        <w:rPr>
          <w:rFonts w:cstheme="minorHAnsi"/>
          <w:b/>
          <w:bCs/>
          <w:color w:val="0E2841" w:themeColor="text2"/>
          <w:sz w:val="20"/>
          <w:szCs w:val="20"/>
        </w:rPr>
        <w:t xml:space="preserve"> and </w:t>
      </w:r>
      <w:r w:rsidR="00E22019">
        <w:rPr>
          <w:rFonts w:cstheme="minorHAnsi"/>
          <w:b/>
          <w:bCs/>
          <w:color w:val="0E2841" w:themeColor="text2"/>
          <w:sz w:val="20"/>
          <w:szCs w:val="20"/>
        </w:rPr>
        <w:t>31</w:t>
      </w:r>
      <w:r w:rsidR="002B7BFF">
        <w:rPr>
          <w:rFonts w:cstheme="minorHAnsi"/>
          <w:b/>
          <w:bCs/>
          <w:color w:val="0E2841" w:themeColor="text2"/>
          <w:sz w:val="20"/>
          <w:szCs w:val="20"/>
        </w:rPr>
        <w:t xml:space="preserve"> river miles downstream of</w:t>
      </w:r>
      <w:r w:rsidR="002072E7">
        <w:rPr>
          <w:rFonts w:cstheme="minorHAnsi"/>
          <w:b/>
          <w:bCs/>
          <w:color w:val="0E2841" w:themeColor="text2"/>
          <w:sz w:val="20"/>
          <w:szCs w:val="20"/>
        </w:rPr>
        <w:t xml:space="preserve"> Wells Dam </w:t>
      </w:r>
      <w:r w:rsidR="000258E4">
        <w:rPr>
          <w:rFonts w:cstheme="minorHAnsi"/>
          <w:b/>
          <w:bCs/>
          <w:color w:val="0E2841" w:themeColor="text2"/>
          <w:sz w:val="20"/>
          <w:szCs w:val="20"/>
        </w:rPr>
        <w:t>(red balloon)</w:t>
      </w:r>
      <w:r w:rsidR="002B7BFF">
        <w:rPr>
          <w:rFonts w:cstheme="minorHAnsi"/>
          <w:b/>
          <w:bCs/>
          <w:color w:val="0E2841" w:themeColor="text2"/>
          <w:sz w:val="20"/>
          <w:szCs w:val="20"/>
        </w:rPr>
        <w:t>.</w:t>
      </w:r>
    </w:p>
    <w:p w14:paraId="4478BA77" w14:textId="63358CFB" w:rsidR="007D5ABA" w:rsidRDefault="007D5ABA" w:rsidP="009C7A5A">
      <w:pPr>
        <w:pStyle w:val="Heading2"/>
      </w:pPr>
      <w:r>
        <w:lastRenderedPageBreak/>
        <w:t>Data Sources</w:t>
      </w:r>
    </w:p>
    <w:p w14:paraId="75C06966" w14:textId="263BEBBA" w:rsidR="00796562" w:rsidRDefault="00796562" w:rsidP="00796562">
      <w:r w:rsidRPr="0074081C">
        <w:rPr>
          <w:b/>
          <w:bCs/>
        </w:rPr>
        <w:t>Fish Detection Data</w:t>
      </w:r>
      <w:r>
        <w:t>: PIT-tag detection records were obtained from PTAGIS</w:t>
      </w:r>
      <w:r w:rsidR="00E459B9">
        <w:t xml:space="preserve"> (ptagis.org assessed January 2026)</w:t>
      </w:r>
      <w:r>
        <w:t xml:space="preserve"> using two sequential queries. Query 1 identified all steelhead tagged or released in the Wenatchee and Entiat River basins (the two natal subbasins located downstream of Wells Dam</w:t>
      </w:r>
      <w:r w:rsidR="0026533A">
        <w:t>)</w:t>
      </w:r>
      <w:r>
        <w:t xml:space="preserve"> that were subsequently detected at Wells Dam (PTAGIS site code WEA) as adults, using all available release locations for those basins in PTAGIS. Because any Wenatchee or Entiat origin fish detected at Wells Dam has passed its natal tributary confluence, detection at WEA is definitionally an overshoot event. Query 2 used the tag list from Query 1 to retrieve complete detection histories for those fish. Together, the two queries spanned detection years 2004–2025 and returned 9,688 </w:t>
      </w:r>
      <w:r w:rsidR="00E341BE">
        <w:t>detections</w:t>
      </w:r>
      <w:r>
        <w:t>.</w:t>
      </w:r>
    </w:p>
    <w:p w14:paraId="71986FE7" w14:textId="39D18902" w:rsidR="00796562" w:rsidRDefault="00796562" w:rsidP="00796562">
      <w:r>
        <w:t>Because the WEA site includes antennas in the lower ladders (Pool 19) and at the ladder traps (Pool 40) where fish may be removed from the ladders, detection at WEA does not necessarily represent a successful passage event. We therefore reviewed detection histories to identify and remove tags with inconsistent or compromised records</w:t>
      </w:r>
      <w:r w:rsidR="0032659A">
        <w:t>;</w:t>
      </w:r>
      <w:r>
        <w:t xml:space="preserve"> specifically, fish last detected at WEA with no subsequent detection at the upper ladder pool (Pool 68) or other indication of successful passage or post-handling transport above</w:t>
      </w:r>
      <w:r w:rsidR="00742668">
        <w:t xml:space="preserve"> </w:t>
      </w:r>
      <w:r>
        <w:t>the dam.</w:t>
      </w:r>
      <w:r w:rsidR="004329F2">
        <w:t xml:space="preserve"> </w:t>
      </w:r>
      <w:r>
        <w:t>These 34 removed tags were distributed across multiple years, with the largest removals in 2011 (5 fish), 2007 (4 fish), 2009 (4 fish), 2012 (4 fish), and 2006 (3 fish).</w:t>
      </w:r>
    </w:p>
    <w:p w14:paraId="0009E8E2" w14:textId="77777777" w:rsidR="00796562" w:rsidRDefault="00796562" w:rsidP="00796562">
      <w:r>
        <w:t>After removing the 34 censored tags, fish were assigned to spill years (2005–2024) using a June 1 cutoff (see Section 2.4). Fish whose last detection was in an upstream non-natal basin (Okanogan or Methow; fate = "Above Wells") were excluded from the binary downstream/at-Wells analysis, as their fate represents a distinct behavioral outcome. The resulting dataset used for analysis comprised 1,321 fish across 20 spill years (2005–2024), summarized in Table 1. PIT-tag detection sites were classified by geographic zone relative to Wells Dam.</w:t>
      </w:r>
    </w:p>
    <w:p w14:paraId="1737D23D" w14:textId="77777777" w:rsidR="00796562" w:rsidRPr="0086042E" w:rsidRDefault="00796562" w:rsidP="00796562">
      <w:pPr>
        <w:rPr>
          <w:rFonts w:cstheme="minorHAnsi"/>
          <w:b/>
          <w:bCs/>
          <w:color w:val="0E2841" w:themeColor="text2"/>
          <w:sz w:val="20"/>
          <w:szCs w:val="20"/>
        </w:rPr>
      </w:pPr>
      <w:r w:rsidRPr="0086042E">
        <w:rPr>
          <w:rFonts w:cstheme="minorHAnsi"/>
          <w:b/>
          <w:bCs/>
          <w:color w:val="0E2841" w:themeColor="text2"/>
          <w:sz w:val="20"/>
          <w:szCs w:val="20"/>
        </w:rPr>
        <w:t>Table 1. Summary of steelhead included in the analysis.</w:t>
      </w:r>
    </w:p>
    <w:tbl>
      <w:tblPr>
        <w:tblStyle w:val="PlainTable2"/>
        <w:tblW w:w="0" w:type="auto"/>
        <w:jc w:val="center"/>
        <w:tblLook w:val="0020" w:firstRow="1" w:lastRow="0" w:firstColumn="0" w:lastColumn="0" w:noHBand="0" w:noVBand="0"/>
      </w:tblPr>
      <w:tblGrid>
        <w:gridCol w:w="3058"/>
        <w:gridCol w:w="897"/>
      </w:tblGrid>
      <w:tr w:rsidR="00717B31" w:rsidRPr="00717B31" w14:paraId="52B4430F" w14:textId="77777777" w:rsidTr="00E405CC">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6129E52" w14:textId="77777777" w:rsidR="00717B31" w:rsidRPr="00717B31" w:rsidRDefault="00717B31" w:rsidP="00717B31">
            <w:r w:rsidRPr="00717B31">
              <w:t>Metric</w:t>
            </w:r>
          </w:p>
        </w:tc>
        <w:tc>
          <w:tcPr>
            <w:cnfStyle w:val="000001000000" w:firstRow="0" w:lastRow="0" w:firstColumn="0" w:lastColumn="0" w:oddVBand="0" w:evenVBand="1" w:oddHBand="0" w:evenHBand="0" w:firstRowFirstColumn="0" w:firstRowLastColumn="0" w:lastRowFirstColumn="0" w:lastRowLastColumn="0"/>
            <w:tcW w:w="0" w:type="auto"/>
          </w:tcPr>
          <w:p w14:paraId="535082BC" w14:textId="42F5653C" w:rsidR="00717B31" w:rsidRPr="00717B31" w:rsidRDefault="004019F7" w:rsidP="00717B31">
            <w:r>
              <w:t>Value</w:t>
            </w:r>
          </w:p>
        </w:tc>
      </w:tr>
      <w:tr w:rsidR="00717B31" w:rsidRPr="00717B31" w14:paraId="47470C31" w14:textId="77777777" w:rsidTr="00E405C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87D6B57" w14:textId="77777777" w:rsidR="00717B31" w:rsidRPr="00717B31" w:rsidRDefault="00717B31" w:rsidP="00717B31">
            <w:r w:rsidRPr="00717B31">
              <w:t>Total fish analyzed</w:t>
            </w:r>
          </w:p>
        </w:tc>
        <w:tc>
          <w:tcPr>
            <w:cnfStyle w:val="000001000000" w:firstRow="0" w:lastRow="0" w:firstColumn="0" w:lastColumn="0" w:oddVBand="0" w:evenVBand="1" w:oddHBand="0" w:evenHBand="0" w:firstRowFirstColumn="0" w:firstRowLastColumn="0" w:lastRowFirstColumn="0" w:lastRowLastColumn="0"/>
            <w:tcW w:w="0" w:type="auto"/>
          </w:tcPr>
          <w:p w14:paraId="2E8BE117" w14:textId="77777777" w:rsidR="00717B31" w:rsidRPr="00717B31" w:rsidRDefault="00717B31" w:rsidP="00717B31">
            <w:r w:rsidRPr="00717B31">
              <w:t>1,321</w:t>
            </w:r>
          </w:p>
        </w:tc>
      </w:tr>
      <w:tr w:rsidR="00717B31" w:rsidRPr="00717B31" w14:paraId="29E201B0" w14:textId="77777777" w:rsidTr="00E405CC">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BAB8FAB" w14:textId="77777777" w:rsidR="00717B31" w:rsidRPr="00717B31" w:rsidRDefault="00717B31" w:rsidP="00717B31">
            <w:r w:rsidRPr="00717B31">
              <w:t>Fish returning downstream</w:t>
            </w:r>
          </w:p>
        </w:tc>
        <w:tc>
          <w:tcPr>
            <w:cnfStyle w:val="000001000000" w:firstRow="0" w:lastRow="0" w:firstColumn="0" w:lastColumn="0" w:oddVBand="0" w:evenVBand="1" w:oddHBand="0" w:evenHBand="0" w:firstRowFirstColumn="0" w:firstRowLastColumn="0" w:lastRowFirstColumn="0" w:lastRowLastColumn="0"/>
            <w:tcW w:w="0" w:type="auto"/>
          </w:tcPr>
          <w:p w14:paraId="4FB33AC2" w14:textId="1FE469DD" w:rsidR="00717B31" w:rsidRPr="00717B31" w:rsidRDefault="00717B31" w:rsidP="00717B31">
            <w:r w:rsidRPr="00717B31">
              <w:t>38</w:t>
            </w:r>
            <w:r>
              <w:t>1</w:t>
            </w:r>
          </w:p>
        </w:tc>
      </w:tr>
      <w:tr w:rsidR="00717B31" w:rsidRPr="00717B31" w14:paraId="3373944F" w14:textId="77777777" w:rsidTr="00E405C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E679547" w14:textId="4EAA6449" w:rsidR="00717B31" w:rsidRPr="00717B31" w:rsidRDefault="00717B31" w:rsidP="00717B31">
            <w:r w:rsidRPr="00717B31">
              <w:t xml:space="preserve">Fish </w:t>
            </w:r>
            <w:r w:rsidR="003E5F3E">
              <w:t xml:space="preserve">last detected at </w:t>
            </w:r>
            <w:r w:rsidRPr="00717B31">
              <w:t>Wells</w:t>
            </w:r>
          </w:p>
        </w:tc>
        <w:tc>
          <w:tcPr>
            <w:cnfStyle w:val="000001000000" w:firstRow="0" w:lastRow="0" w:firstColumn="0" w:lastColumn="0" w:oddVBand="0" w:evenVBand="1" w:oddHBand="0" w:evenHBand="0" w:firstRowFirstColumn="0" w:firstRowLastColumn="0" w:lastRowFirstColumn="0" w:lastRowLastColumn="0"/>
            <w:tcW w:w="0" w:type="auto"/>
          </w:tcPr>
          <w:p w14:paraId="46D6A48D" w14:textId="4136929F" w:rsidR="00717B31" w:rsidRPr="00717B31" w:rsidRDefault="00717B31" w:rsidP="00717B31">
            <w:r w:rsidRPr="00717B31">
              <w:t>9</w:t>
            </w:r>
            <w:r>
              <w:t>40</w:t>
            </w:r>
          </w:p>
        </w:tc>
      </w:tr>
      <w:tr w:rsidR="00717B31" w:rsidRPr="00717B31" w14:paraId="3041752F" w14:textId="77777777" w:rsidTr="00E405CC">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40D616E" w14:textId="77777777" w:rsidR="00717B31" w:rsidRPr="00717B31" w:rsidRDefault="00717B31" w:rsidP="00717B31">
            <w:r w:rsidRPr="00717B31">
              <w:t>% returning downstream</w:t>
            </w:r>
          </w:p>
        </w:tc>
        <w:tc>
          <w:tcPr>
            <w:cnfStyle w:val="000001000000" w:firstRow="0" w:lastRow="0" w:firstColumn="0" w:lastColumn="0" w:oddVBand="0" w:evenVBand="1" w:oddHBand="0" w:evenHBand="0" w:firstRowFirstColumn="0" w:firstRowLastColumn="0" w:lastRowFirstColumn="0" w:lastRowLastColumn="0"/>
            <w:tcW w:w="0" w:type="auto"/>
          </w:tcPr>
          <w:p w14:paraId="405FA4C8" w14:textId="61F5C2BA" w:rsidR="00717B31" w:rsidRPr="00717B31" w:rsidRDefault="00717B31" w:rsidP="00717B31">
            <w:r w:rsidRPr="00717B31">
              <w:t>28.</w:t>
            </w:r>
            <w:r>
              <w:t>8</w:t>
            </w:r>
            <w:r w:rsidRPr="00717B31">
              <w:t>%</w:t>
            </w:r>
          </w:p>
        </w:tc>
      </w:tr>
      <w:tr w:rsidR="00717B31" w:rsidRPr="00717B31" w14:paraId="54A1DBD2" w14:textId="77777777" w:rsidTr="00E405C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A394E76" w14:textId="77777777" w:rsidR="00717B31" w:rsidRPr="00717B31" w:rsidRDefault="00717B31" w:rsidP="00717B31">
            <w:r w:rsidRPr="00717B31">
              <w:t>Harvest-exposed fish</w:t>
            </w:r>
          </w:p>
        </w:tc>
        <w:tc>
          <w:tcPr>
            <w:cnfStyle w:val="000001000000" w:firstRow="0" w:lastRow="0" w:firstColumn="0" w:lastColumn="0" w:oddVBand="0" w:evenVBand="1" w:oddHBand="0" w:evenHBand="0" w:firstRowFirstColumn="0" w:firstRowLastColumn="0" w:lastRowFirstColumn="0" w:lastRowLastColumn="0"/>
            <w:tcW w:w="0" w:type="auto"/>
          </w:tcPr>
          <w:p w14:paraId="6383DC28" w14:textId="5FA4E6C1" w:rsidR="00717B31" w:rsidRPr="00717B31" w:rsidRDefault="00717B31" w:rsidP="00717B31">
            <w:r w:rsidRPr="00717B31">
              <w:t>1,1</w:t>
            </w:r>
            <w:r>
              <w:t>26</w:t>
            </w:r>
          </w:p>
        </w:tc>
      </w:tr>
      <w:tr w:rsidR="00717B31" w:rsidRPr="00717B31" w14:paraId="355B58EC" w14:textId="77777777" w:rsidTr="00E405CC">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07AF9B4" w14:textId="77777777" w:rsidR="00717B31" w:rsidRPr="00717B31" w:rsidRDefault="00717B31" w:rsidP="00717B31">
            <w:r w:rsidRPr="00717B31">
              <w:t>% harvest-exposed</w:t>
            </w:r>
          </w:p>
        </w:tc>
        <w:tc>
          <w:tcPr>
            <w:cnfStyle w:val="000001000000" w:firstRow="0" w:lastRow="0" w:firstColumn="0" w:lastColumn="0" w:oddVBand="0" w:evenVBand="1" w:oddHBand="0" w:evenHBand="0" w:firstRowFirstColumn="0" w:firstRowLastColumn="0" w:lastRowFirstColumn="0" w:lastRowLastColumn="0"/>
            <w:tcW w:w="0" w:type="auto"/>
          </w:tcPr>
          <w:p w14:paraId="68CA563D" w14:textId="29B63298" w:rsidR="00717B31" w:rsidRPr="00717B31" w:rsidRDefault="00717B31" w:rsidP="00717B31">
            <w:r w:rsidRPr="00717B31">
              <w:t>8</w:t>
            </w:r>
            <w:r>
              <w:t>5</w:t>
            </w:r>
            <w:r w:rsidRPr="00717B31">
              <w:t>.</w:t>
            </w:r>
            <w:r>
              <w:t>2</w:t>
            </w:r>
            <w:r w:rsidRPr="00717B31">
              <w:t>%</w:t>
            </w:r>
          </w:p>
        </w:tc>
      </w:tr>
    </w:tbl>
    <w:p w14:paraId="49007572" w14:textId="77777777" w:rsidR="0075253B" w:rsidRDefault="0075253B" w:rsidP="00796562">
      <w:pPr>
        <w:rPr>
          <w:b/>
          <w:bCs/>
        </w:rPr>
      </w:pPr>
    </w:p>
    <w:p w14:paraId="65F881C0" w14:textId="77777777" w:rsidR="0075253B" w:rsidRPr="0075253B" w:rsidRDefault="0075253B" w:rsidP="0075253B">
      <w:pPr>
        <w:rPr>
          <w:b/>
          <w:bCs/>
        </w:rPr>
      </w:pPr>
      <w:r w:rsidRPr="0075253B">
        <w:rPr>
          <w:b/>
          <w:bCs/>
        </w:rPr>
        <w:t>Rear Type and Harvest Status</w:t>
      </w:r>
      <w:r w:rsidRPr="0074081C">
        <w:t xml:space="preserve">: Fish rearing origin (hatchery or wild) was obtained from PTAGIS mark records. Annual harvest status for the study area was compiled from </w:t>
      </w:r>
      <w:r w:rsidRPr="0074081C">
        <w:lastRenderedPageBreak/>
        <w:t>Washington Department of Fish and Wildlife regulations (WDFW), with harvest open 2000–2015 and again in 2024–2025, and closed 2016</w:t>
      </w:r>
      <w:r w:rsidRPr="0075253B">
        <w:rPr>
          <w:b/>
          <w:bCs/>
        </w:rPr>
        <w:t>–</w:t>
      </w:r>
      <w:r w:rsidRPr="0074081C">
        <w:t>2023.</w:t>
      </w:r>
    </w:p>
    <w:p w14:paraId="06EBF083" w14:textId="6C6A7175" w:rsidR="009C7A5A" w:rsidRDefault="00796562" w:rsidP="0074081C">
      <w:r w:rsidRPr="0074081C">
        <w:rPr>
          <w:b/>
          <w:bCs/>
        </w:rPr>
        <w:t>Spill Data</w:t>
      </w:r>
      <w:r>
        <w:t>: Hourly spill discharge measurements (kcfs) at Wells Dam were obtained from Columbia River DART (Data Access in Real Time), which receives near real-time project operation data from Douglas PUD. Data were obtained for the period necessary to calculate complete seasonal spill metrics for all 20 analysis years, requiring records from August 2004 through March 2024 (to cover the fall arrival and spring holding windows for Spill</w:t>
      </w:r>
      <w:r w:rsidR="00151D5F">
        <w:t xml:space="preserve"> </w:t>
      </w:r>
      <w:r>
        <w:t>Years 2005–2024, respectively). Spill data were summarized as total spill hours, number of spill days (days with any spill), and cumulative spill volume (kcfs-hours) for each seasonal window. Spill conditions were highly variable across years, providing a good continuum from which to test spill effects (Table 2). Spill variability is elaborated further in Appendix A.</w:t>
      </w:r>
    </w:p>
    <w:p w14:paraId="34DE7320" w14:textId="77777777" w:rsidR="00313345" w:rsidRDefault="00313345" w:rsidP="009C7A5A"/>
    <w:p w14:paraId="2015FCB8" w14:textId="7AA45930" w:rsidR="00313345" w:rsidRDefault="00313345" w:rsidP="00195799">
      <w:pPr>
        <w:pStyle w:val="Caption"/>
      </w:pPr>
      <w:r>
        <w:t xml:space="preserve">Table </w:t>
      </w:r>
      <w:fldSimple w:instr=" SEQ Table \* ARABIC ">
        <w:r w:rsidR="00871383">
          <w:rPr>
            <w:noProof/>
          </w:rPr>
          <w:t>2</w:t>
        </w:r>
      </w:fldSimple>
      <w:r>
        <w:t xml:space="preserve">. </w:t>
      </w:r>
      <w:r w:rsidRPr="00BA65E2">
        <w:t>Descriptive statistics for annual spill metrics at Wells Dam (2005–2024)</w:t>
      </w:r>
    </w:p>
    <w:tbl>
      <w:tblPr>
        <w:tblStyle w:val="PlainTable2"/>
        <w:tblW w:w="5000" w:type="pct"/>
        <w:tblLook w:val="0020" w:firstRow="1" w:lastRow="0" w:firstColumn="0" w:lastColumn="0" w:noHBand="0" w:noVBand="0"/>
      </w:tblPr>
      <w:tblGrid>
        <w:gridCol w:w="3427"/>
        <w:gridCol w:w="859"/>
        <w:gridCol w:w="845"/>
        <w:gridCol w:w="1425"/>
        <w:gridCol w:w="1770"/>
        <w:gridCol w:w="1024"/>
      </w:tblGrid>
      <w:tr w:rsidR="009F07C2" w14:paraId="777FD9E3" w14:textId="77777777" w:rsidTr="00E405C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C77A72" w14:textId="77777777" w:rsidR="007D5ABA" w:rsidRDefault="007D5ABA" w:rsidP="00EF3A21">
            <w:pPr>
              <w:pStyle w:val="Compact"/>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3FB1497F" w14:textId="77777777" w:rsidR="007D5ABA" w:rsidRDefault="007D5ABA" w:rsidP="00EF3A21">
            <w:pPr>
              <w:pStyle w:val="Compact"/>
            </w:pPr>
            <w:r>
              <w:t>Mean</w:t>
            </w:r>
          </w:p>
        </w:tc>
        <w:tc>
          <w:tcPr>
            <w:cnfStyle w:val="000010000000" w:firstRow="0" w:lastRow="0" w:firstColumn="0" w:lastColumn="0" w:oddVBand="1" w:evenVBand="0" w:oddHBand="0" w:evenHBand="0" w:firstRowFirstColumn="0" w:firstRowLastColumn="0" w:lastRowFirstColumn="0" w:lastRowLastColumn="0"/>
            <w:tcW w:w="0" w:type="auto"/>
          </w:tcPr>
          <w:p w14:paraId="0F5D5E10" w14:textId="77777777" w:rsidR="007D5ABA" w:rsidRDefault="007D5ABA" w:rsidP="00EF3A21">
            <w:pPr>
              <w:pStyle w:val="Compact"/>
            </w:pPr>
            <w:r>
              <w:t>SD</w:t>
            </w:r>
          </w:p>
        </w:tc>
        <w:tc>
          <w:tcPr>
            <w:cnfStyle w:val="000001000000" w:firstRow="0" w:lastRow="0" w:firstColumn="0" w:lastColumn="0" w:oddVBand="0" w:evenVBand="1" w:oddHBand="0" w:evenHBand="0" w:firstRowFirstColumn="0" w:firstRowLastColumn="0" w:lastRowFirstColumn="0" w:lastRowLastColumn="0"/>
            <w:tcW w:w="0" w:type="auto"/>
          </w:tcPr>
          <w:p w14:paraId="0BEE45E3" w14:textId="77777777" w:rsidR="007D5ABA" w:rsidRDefault="007D5ABA" w:rsidP="00EF3A21">
            <w:pPr>
              <w:pStyle w:val="Compact"/>
            </w:pPr>
            <w:r>
              <w:t>Min (Year)</w:t>
            </w:r>
          </w:p>
        </w:tc>
        <w:tc>
          <w:tcPr>
            <w:cnfStyle w:val="000010000000" w:firstRow="0" w:lastRow="0" w:firstColumn="0" w:lastColumn="0" w:oddVBand="1" w:evenVBand="0" w:oddHBand="0" w:evenHBand="0" w:firstRowFirstColumn="0" w:firstRowLastColumn="0" w:lastRowFirstColumn="0" w:lastRowLastColumn="0"/>
            <w:tcW w:w="0" w:type="auto"/>
          </w:tcPr>
          <w:p w14:paraId="4EFBC02C" w14:textId="77777777" w:rsidR="007D5ABA" w:rsidRDefault="007D5ABA" w:rsidP="00EF3A21">
            <w:pPr>
              <w:pStyle w:val="Compact"/>
            </w:pPr>
            <w:r>
              <w:t>Max (Year)</w:t>
            </w:r>
          </w:p>
        </w:tc>
        <w:tc>
          <w:tcPr>
            <w:cnfStyle w:val="000001000000" w:firstRow="0" w:lastRow="0" w:firstColumn="0" w:lastColumn="0" w:oddVBand="0" w:evenVBand="1" w:oddHBand="0" w:evenHBand="0" w:firstRowFirstColumn="0" w:firstRowLastColumn="0" w:lastRowFirstColumn="0" w:lastRowLastColumn="0"/>
            <w:tcW w:w="0" w:type="auto"/>
          </w:tcPr>
          <w:p w14:paraId="2B08465B" w14:textId="77777777" w:rsidR="007D5ABA" w:rsidRDefault="007D5ABA" w:rsidP="00EF3A21">
            <w:pPr>
              <w:pStyle w:val="Compact"/>
            </w:pPr>
            <w:r>
              <w:t>CV (%)</w:t>
            </w:r>
          </w:p>
        </w:tc>
      </w:tr>
      <w:tr w:rsidR="009F07C2" w14:paraId="2A0C3101" w14:textId="77777777" w:rsidTr="00E405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D6C894" w14:textId="77777777" w:rsidR="007D5ABA" w:rsidRDefault="007D5ABA" w:rsidP="00EF3A21">
            <w:pPr>
              <w:pStyle w:val="Compact"/>
            </w:pPr>
            <w:r>
              <w:t>Fall Total Spill (KCFS-hrs)</w:t>
            </w:r>
          </w:p>
        </w:tc>
        <w:tc>
          <w:tcPr>
            <w:cnfStyle w:val="000001000000" w:firstRow="0" w:lastRow="0" w:firstColumn="0" w:lastColumn="0" w:oddVBand="0" w:evenVBand="1" w:oddHBand="0" w:evenHBand="0" w:firstRowFirstColumn="0" w:firstRowLastColumn="0" w:lastRowFirstColumn="0" w:lastRowLastColumn="0"/>
            <w:tcW w:w="0" w:type="auto"/>
          </w:tcPr>
          <w:p w14:paraId="10D9E45B" w14:textId="77777777" w:rsidR="007D5ABA" w:rsidRDefault="007D5ABA" w:rsidP="00EF3A21">
            <w:pPr>
              <w:pStyle w:val="Compact"/>
            </w:pPr>
            <w:r>
              <w:t>5,195</w:t>
            </w:r>
          </w:p>
        </w:tc>
        <w:tc>
          <w:tcPr>
            <w:cnfStyle w:val="000010000000" w:firstRow="0" w:lastRow="0" w:firstColumn="0" w:lastColumn="0" w:oddVBand="1" w:evenVBand="0" w:oddHBand="0" w:evenHBand="0" w:firstRowFirstColumn="0" w:firstRowLastColumn="0" w:lastRowFirstColumn="0" w:lastRowLastColumn="0"/>
            <w:tcW w:w="0" w:type="auto"/>
          </w:tcPr>
          <w:p w14:paraId="121A4403" w14:textId="77777777" w:rsidR="007D5ABA" w:rsidRDefault="007D5ABA" w:rsidP="00EF3A21">
            <w:pPr>
              <w:pStyle w:val="Compact"/>
            </w:pPr>
            <w:r>
              <w:t>2,021</w:t>
            </w:r>
          </w:p>
        </w:tc>
        <w:tc>
          <w:tcPr>
            <w:cnfStyle w:val="000001000000" w:firstRow="0" w:lastRow="0" w:firstColumn="0" w:lastColumn="0" w:oddVBand="0" w:evenVBand="1" w:oddHBand="0" w:evenHBand="0" w:firstRowFirstColumn="0" w:firstRowLastColumn="0" w:lastRowFirstColumn="0" w:lastRowLastColumn="0"/>
            <w:tcW w:w="0" w:type="auto"/>
          </w:tcPr>
          <w:p w14:paraId="14AFEF79" w14:textId="77777777" w:rsidR="007D5ABA" w:rsidRDefault="007D5ABA" w:rsidP="00EF3A21">
            <w:pPr>
              <w:pStyle w:val="Compact"/>
            </w:pPr>
            <w:r>
              <w:t>724 (2024)</w:t>
            </w:r>
          </w:p>
        </w:tc>
        <w:tc>
          <w:tcPr>
            <w:cnfStyle w:val="000010000000" w:firstRow="0" w:lastRow="0" w:firstColumn="0" w:lastColumn="0" w:oddVBand="1" w:evenVBand="0" w:oddHBand="0" w:evenHBand="0" w:firstRowFirstColumn="0" w:firstRowLastColumn="0" w:lastRowFirstColumn="0" w:lastRowLastColumn="0"/>
            <w:tcW w:w="0" w:type="auto"/>
          </w:tcPr>
          <w:p w14:paraId="3C82BA44" w14:textId="77777777" w:rsidR="007D5ABA" w:rsidRDefault="007D5ABA" w:rsidP="00EF3A21">
            <w:pPr>
              <w:pStyle w:val="Compact"/>
            </w:pPr>
            <w:r>
              <w:t>9,667 (2013)</w:t>
            </w:r>
          </w:p>
        </w:tc>
        <w:tc>
          <w:tcPr>
            <w:cnfStyle w:val="000001000000" w:firstRow="0" w:lastRow="0" w:firstColumn="0" w:lastColumn="0" w:oddVBand="0" w:evenVBand="1" w:oddHBand="0" w:evenHBand="0" w:firstRowFirstColumn="0" w:firstRowLastColumn="0" w:lastRowFirstColumn="0" w:lastRowLastColumn="0"/>
            <w:tcW w:w="0" w:type="auto"/>
          </w:tcPr>
          <w:p w14:paraId="7E309D37" w14:textId="77777777" w:rsidR="007D5ABA" w:rsidRDefault="007D5ABA" w:rsidP="00EF3A21">
            <w:pPr>
              <w:pStyle w:val="Compact"/>
            </w:pPr>
            <w:r>
              <w:t>39%</w:t>
            </w:r>
          </w:p>
        </w:tc>
      </w:tr>
      <w:tr w:rsidR="009F07C2" w14:paraId="69AAA474" w14:textId="77777777" w:rsidTr="00E405CC">
        <w:tc>
          <w:tcPr>
            <w:cnfStyle w:val="000010000000" w:firstRow="0" w:lastRow="0" w:firstColumn="0" w:lastColumn="0" w:oddVBand="1" w:evenVBand="0" w:oddHBand="0" w:evenHBand="0" w:firstRowFirstColumn="0" w:firstRowLastColumn="0" w:lastRowFirstColumn="0" w:lastRowLastColumn="0"/>
            <w:tcW w:w="0" w:type="auto"/>
          </w:tcPr>
          <w:p w14:paraId="30C0CE1A" w14:textId="77777777" w:rsidR="007D5ABA" w:rsidRDefault="007D5ABA" w:rsidP="00EF3A21">
            <w:pPr>
              <w:pStyle w:val="Compact"/>
            </w:pPr>
            <w:r>
              <w:t>Fall Spill Hours</w:t>
            </w:r>
          </w:p>
        </w:tc>
        <w:tc>
          <w:tcPr>
            <w:cnfStyle w:val="000001000000" w:firstRow="0" w:lastRow="0" w:firstColumn="0" w:lastColumn="0" w:oddVBand="0" w:evenVBand="1" w:oddHBand="0" w:evenHBand="0" w:firstRowFirstColumn="0" w:firstRowLastColumn="0" w:lastRowFirstColumn="0" w:lastRowLastColumn="0"/>
            <w:tcW w:w="0" w:type="auto"/>
          </w:tcPr>
          <w:p w14:paraId="6FAF9402" w14:textId="77777777" w:rsidR="007D5ABA" w:rsidRDefault="007D5ABA" w:rsidP="00EF3A21">
            <w:pPr>
              <w:pStyle w:val="Compact"/>
            </w:pPr>
            <w:r>
              <w:t>535</w:t>
            </w:r>
          </w:p>
        </w:tc>
        <w:tc>
          <w:tcPr>
            <w:cnfStyle w:val="000010000000" w:firstRow="0" w:lastRow="0" w:firstColumn="0" w:lastColumn="0" w:oddVBand="1" w:evenVBand="0" w:oddHBand="0" w:evenHBand="0" w:firstRowFirstColumn="0" w:firstRowLastColumn="0" w:lastRowFirstColumn="0" w:lastRowLastColumn="0"/>
            <w:tcW w:w="0" w:type="auto"/>
          </w:tcPr>
          <w:p w14:paraId="3DCE0564" w14:textId="77777777" w:rsidR="007D5ABA" w:rsidRDefault="007D5ABA" w:rsidP="00EF3A21">
            <w:pPr>
              <w:pStyle w:val="Compact"/>
            </w:pPr>
            <w:r>
              <w:t>158</w:t>
            </w:r>
          </w:p>
        </w:tc>
        <w:tc>
          <w:tcPr>
            <w:cnfStyle w:val="000001000000" w:firstRow="0" w:lastRow="0" w:firstColumn="0" w:lastColumn="0" w:oddVBand="0" w:evenVBand="1" w:oddHBand="0" w:evenHBand="0" w:firstRowFirstColumn="0" w:firstRowLastColumn="0" w:lastRowFirstColumn="0" w:lastRowLastColumn="0"/>
            <w:tcW w:w="0" w:type="auto"/>
          </w:tcPr>
          <w:p w14:paraId="23B1A020" w14:textId="77777777" w:rsidR="007D5ABA" w:rsidRDefault="007D5ABA" w:rsidP="00EF3A21">
            <w:pPr>
              <w:pStyle w:val="Compact"/>
            </w:pPr>
            <w:r>
              <w:t>52 (2024)</w:t>
            </w:r>
          </w:p>
        </w:tc>
        <w:tc>
          <w:tcPr>
            <w:cnfStyle w:val="000010000000" w:firstRow="0" w:lastRow="0" w:firstColumn="0" w:lastColumn="0" w:oddVBand="1" w:evenVBand="0" w:oddHBand="0" w:evenHBand="0" w:firstRowFirstColumn="0" w:firstRowLastColumn="0" w:lastRowFirstColumn="0" w:lastRowLastColumn="0"/>
            <w:tcW w:w="0" w:type="auto"/>
          </w:tcPr>
          <w:p w14:paraId="7058BA72" w14:textId="77777777" w:rsidR="007D5ABA" w:rsidRDefault="007D5ABA" w:rsidP="00EF3A21">
            <w:pPr>
              <w:pStyle w:val="Compact"/>
            </w:pPr>
            <w:r>
              <w:t>725 (2021)</w:t>
            </w:r>
          </w:p>
        </w:tc>
        <w:tc>
          <w:tcPr>
            <w:cnfStyle w:val="000001000000" w:firstRow="0" w:lastRow="0" w:firstColumn="0" w:lastColumn="0" w:oddVBand="0" w:evenVBand="1" w:oddHBand="0" w:evenHBand="0" w:firstRowFirstColumn="0" w:firstRowLastColumn="0" w:lastRowFirstColumn="0" w:lastRowLastColumn="0"/>
            <w:tcW w:w="0" w:type="auto"/>
          </w:tcPr>
          <w:p w14:paraId="16F5AAEB" w14:textId="77777777" w:rsidR="007D5ABA" w:rsidRDefault="007D5ABA" w:rsidP="00EF3A21">
            <w:pPr>
              <w:pStyle w:val="Compact"/>
            </w:pPr>
            <w:r>
              <w:t>30%</w:t>
            </w:r>
          </w:p>
        </w:tc>
      </w:tr>
      <w:tr w:rsidR="009F07C2" w14:paraId="753214DB" w14:textId="77777777" w:rsidTr="00E405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73E0FD" w14:textId="77777777" w:rsidR="007D5ABA" w:rsidRDefault="007D5ABA" w:rsidP="00EF3A21">
            <w:pPr>
              <w:pStyle w:val="Compact"/>
            </w:pPr>
            <w:r>
              <w:t>Fall Spill Days</w:t>
            </w:r>
          </w:p>
        </w:tc>
        <w:tc>
          <w:tcPr>
            <w:cnfStyle w:val="000001000000" w:firstRow="0" w:lastRow="0" w:firstColumn="0" w:lastColumn="0" w:oddVBand="0" w:evenVBand="1" w:oddHBand="0" w:evenHBand="0" w:firstRowFirstColumn="0" w:firstRowLastColumn="0" w:lastRowFirstColumn="0" w:lastRowLastColumn="0"/>
            <w:tcW w:w="0" w:type="auto"/>
          </w:tcPr>
          <w:p w14:paraId="428B2480" w14:textId="77777777" w:rsidR="007D5ABA" w:rsidRDefault="007D5ABA" w:rsidP="00EF3A21">
            <w:pPr>
              <w:pStyle w:val="Compact"/>
            </w:pPr>
            <w:r>
              <w:t>22</w:t>
            </w:r>
          </w:p>
        </w:tc>
        <w:tc>
          <w:tcPr>
            <w:cnfStyle w:val="000010000000" w:firstRow="0" w:lastRow="0" w:firstColumn="0" w:lastColumn="0" w:oddVBand="1" w:evenVBand="0" w:oddHBand="0" w:evenHBand="0" w:firstRowFirstColumn="0" w:firstRowLastColumn="0" w:lastRowFirstColumn="0" w:lastRowLastColumn="0"/>
            <w:tcW w:w="0" w:type="auto"/>
          </w:tcPr>
          <w:p w14:paraId="6F040D20" w14:textId="77777777" w:rsidR="007D5ABA" w:rsidRDefault="007D5ABA" w:rsidP="00EF3A21">
            <w:pPr>
              <w:pStyle w:val="Compact"/>
            </w:pPr>
            <w:r>
              <w:t>7</w:t>
            </w:r>
          </w:p>
        </w:tc>
        <w:tc>
          <w:tcPr>
            <w:cnfStyle w:val="000001000000" w:firstRow="0" w:lastRow="0" w:firstColumn="0" w:lastColumn="0" w:oddVBand="0" w:evenVBand="1" w:oddHBand="0" w:evenHBand="0" w:firstRowFirstColumn="0" w:firstRowLastColumn="0" w:lastRowFirstColumn="0" w:lastRowLastColumn="0"/>
            <w:tcW w:w="0" w:type="auto"/>
          </w:tcPr>
          <w:p w14:paraId="09788189" w14:textId="77777777" w:rsidR="007D5ABA" w:rsidRDefault="007D5ABA" w:rsidP="00EF3A21">
            <w:pPr>
              <w:pStyle w:val="Compact"/>
            </w:pPr>
            <w:r>
              <w:t>2 (2024)</w:t>
            </w:r>
          </w:p>
        </w:tc>
        <w:tc>
          <w:tcPr>
            <w:cnfStyle w:val="000010000000" w:firstRow="0" w:lastRow="0" w:firstColumn="0" w:lastColumn="0" w:oddVBand="1" w:evenVBand="0" w:oddHBand="0" w:evenHBand="0" w:firstRowFirstColumn="0" w:firstRowLastColumn="0" w:lastRowFirstColumn="0" w:lastRowLastColumn="0"/>
            <w:tcW w:w="0" w:type="auto"/>
          </w:tcPr>
          <w:p w14:paraId="6F0E1073" w14:textId="77777777" w:rsidR="007D5ABA" w:rsidRDefault="007D5ABA" w:rsidP="00EF3A21">
            <w:pPr>
              <w:pStyle w:val="Compact"/>
            </w:pPr>
            <w:r>
              <w:t>30 (2021)</w:t>
            </w:r>
          </w:p>
        </w:tc>
        <w:tc>
          <w:tcPr>
            <w:cnfStyle w:val="000001000000" w:firstRow="0" w:lastRow="0" w:firstColumn="0" w:lastColumn="0" w:oddVBand="0" w:evenVBand="1" w:oddHBand="0" w:evenHBand="0" w:firstRowFirstColumn="0" w:firstRowLastColumn="0" w:lastRowFirstColumn="0" w:lastRowLastColumn="0"/>
            <w:tcW w:w="0" w:type="auto"/>
          </w:tcPr>
          <w:p w14:paraId="099A0803" w14:textId="77777777" w:rsidR="007D5ABA" w:rsidRDefault="007D5ABA" w:rsidP="00EF3A21">
            <w:pPr>
              <w:pStyle w:val="Compact"/>
            </w:pPr>
            <w:r>
              <w:t>30%</w:t>
            </w:r>
          </w:p>
        </w:tc>
      </w:tr>
      <w:tr w:rsidR="009F07C2" w14:paraId="1CFB61A8" w14:textId="77777777" w:rsidTr="00E405CC">
        <w:tc>
          <w:tcPr>
            <w:cnfStyle w:val="000010000000" w:firstRow="0" w:lastRow="0" w:firstColumn="0" w:lastColumn="0" w:oddVBand="1" w:evenVBand="0" w:oddHBand="0" w:evenHBand="0" w:firstRowFirstColumn="0" w:firstRowLastColumn="0" w:lastRowFirstColumn="0" w:lastRowLastColumn="0"/>
            <w:tcW w:w="0" w:type="auto"/>
          </w:tcPr>
          <w:p w14:paraId="1D57177D" w14:textId="77777777" w:rsidR="007D5ABA" w:rsidRDefault="007D5ABA" w:rsidP="00EF3A21">
            <w:pPr>
              <w:pStyle w:val="Compact"/>
            </w:pPr>
            <w:r>
              <w:t>Spring Total Spill (KCFS-hrs)</w:t>
            </w:r>
          </w:p>
        </w:tc>
        <w:tc>
          <w:tcPr>
            <w:cnfStyle w:val="000001000000" w:firstRow="0" w:lastRow="0" w:firstColumn="0" w:lastColumn="0" w:oddVBand="0" w:evenVBand="1" w:oddHBand="0" w:evenHBand="0" w:firstRowFirstColumn="0" w:firstRowLastColumn="0" w:lastRowFirstColumn="0" w:lastRowLastColumn="0"/>
            <w:tcW w:w="0" w:type="auto"/>
          </w:tcPr>
          <w:p w14:paraId="312CC8B0" w14:textId="77777777" w:rsidR="007D5ABA" w:rsidRDefault="007D5ABA" w:rsidP="00EF3A21">
            <w:pPr>
              <w:pStyle w:val="Compact"/>
            </w:pPr>
            <w:r>
              <w:t>3,448</w:t>
            </w:r>
          </w:p>
        </w:tc>
        <w:tc>
          <w:tcPr>
            <w:cnfStyle w:val="000010000000" w:firstRow="0" w:lastRow="0" w:firstColumn="0" w:lastColumn="0" w:oddVBand="1" w:evenVBand="0" w:oddHBand="0" w:evenHBand="0" w:firstRowFirstColumn="0" w:firstRowLastColumn="0" w:lastRowFirstColumn="0" w:lastRowLastColumn="0"/>
            <w:tcW w:w="0" w:type="auto"/>
          </w:tcPr>
          <w:p w14:paraId="1E1BDD35" w14:textId="77777777" w:rsidR="007D5ABA" w:rsidRDefault="007D5ABA" w:rsidP="00EF3A21">
            <w:pPr>
              <w:pStyle w:val="Compact"/>
            </w:pPr>
            <w:r>
              <w:t>4,738</w:t>
            </w:r>
          </w:p>
        </w:tc>
        <w:tc>
          <w:tcPr>
            <w:cnfStyle w:val="000001000000" w:firstRow="0" w:lastRow="0" w:firstColumn="0" w:lastColumn="0" w:oddVBand="0" w:evenVBand="1" w:oddHBand="0" w:evenHBand="0" w:firstRowFirstColumn="0" w:firstRowLastColumn="0" w:lastRowFirstColumn="0" w:lastRowLastColumn="0"/>
            <w:tcW w:w="0" w:type="auto"/>
          </w:tcPr>
          <w:p w14:paraId="2E0208DB" w14:textId="77777777" w:rsidR="007D5ABA" w:rsidRDefault="007D5ABA" w:rsidP="00EF3A21">
            <w:pPr>
              <w:pStyle w:val="Compact"/>
            </w:pPr>
            <w:r>
              <w:t>&lt;1 (2010)</w:t>
            </w:r>
          </w:p>
        </w:tc>
        <w:tc>
          <w:tcPr>
            <w:cnfStyle w:val="000010000000" w:firstRow="0" w:lastRow="0" w:firstColumn="0" w:lastColumn="0" w:oddVBand="1" w:evenVBand="0" w:oddHBand="0" w:evenHBand="0" w:firstRowFirstColumn="0" w:firstRowLastColumn="0" w:lastRowFirstColumn="0" w:lastRowLastColumn="0"/>
            <w:tcW w:w="0" w:type="auto"/>
          </w:tcPr>
          <w:p w14:paraId="1F1A81CB" w14:textId="77777777" w:rsidR="007D5ABA" w:rsidRDefault="007D5ABA" w:rsidP="00EF3A21">
            <w:pPr>
              <w:pStyle w:val="Compact"/>
            </w:pPr>
            <w:r>
              <w:t>17,709 (2017)</w:t>
            </w:r>
          </w:p>
        </w:tc>
        <w:tc>
          <w:tcPr>
            <w:cnfStyle w:val="000001000000" w:firstRow="0" w:lastRow="0" w:firstColumn="0" w:lastColumn="0" w:oddVBand="0" w:evenVBand="1" w:oddHBand="0" w:evenHBand="0" w:firstRowFirstColumn="0" w:firstRowLastColumn="0" w:lastRowFirstColumn="0" w:lastRowLastColumn="0"/>
            <w:tcW w:w="0" w:type="auto"/>
          </w:tcPr>
          <w:p w14:paraId="56F2001E" w14:textId="77777777" w:rsidR="007D5ABA" w:rsidRDefault="007D5ABA" w:rsidP="00EF3A21">
            <w:pPr>
              <w:pStyle w:val="Compact"/>
            </w:pPr>
            <w:r>
              <w:t>137%</w:t>
            </w:r>
          </w:p>
        </w:tc>
      </w:tr>
      <w:tr w:rsidR="009F07C2" w14:paraId="52BA29C2" w14:textId="77777777" w:rsidTr="00E405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DE2CF0" w14:textId="77777777" w:rsidR="007D5ABA" w:rsidRDefault="007D5ABA" w:rsidP="00EF3A21">
            <w:pPr>
              <w:pStyle w:val="Compact"/>
            </w:pPr>
            <w:r>
              <w:t>Spring Spill Hours</w:t>
            </w:r>
          </w:p>
        </w:tc>
        <w:tc>
          <w:tcPr>
            <w:cnfStyle w:val="000001000000" w:firstRow="0" w:lastRow="0" w:firstColumn="0" w:lastColumn="0" w:oddVBand="0" w:evenVBand="1" w:oddHBand="0" w:evenHBand="0" w:firstRowFirstColumn="0" w:firstRowLastColumn="0" w:lastRowFirstColumn="0" w:lastRowLastColumn="0"/>
            <w:tcW w:w="0" w:type="auto"/>
          </w:tcPr>
          <w:p w14:paraId="506EFB42" w14:textId="77777777" w:rsidR="007D5ABA" w:rsidRDefault="007D5ABA" w:rsidP="00EF3A21">
            <w:pPr>
              <w:pStyle w:val="Compact"/>
            </w:pPr>
            <w:r>
              <w:t>146</w:t>
            </w:r>
          </w:p>
        </w:tc>
        <w:tc>
          <w:tcPr>
            <w:cnfStyle w:val="000010000000" w:firstRow="0" w:lastRow="0" w:firstColumn="0" w:lastColumn="0" w:oddVBand="1" w:evenVBand="0" w:oddHBand="0" w:evenHBand="0" w:firstRowFirstColumn="0" w:firstRowLastColumn="0" w:lastRowFirstColumn="0" w:lastRowLastColumn="0"/>
            <w:tcW w:w="0" w:type="auto"/>
          </w:tcPr>
          <w:p w14:paraId="4CA9E76C" w14:textId="77777777" w:rsidR="007D5ABA" w:rsidRDefault="007D5ABA" w:rsidP="00EF3A21">
            <w:pPr>
              <w:pStyle w:val="Compact"/>
            </w:pPr>
            <w:r>
              <w:t>162</w:t>
            </w:r>
          </w:p>
        </w:tc>
        <w:tc>
          <w:tcPr>
            <w:cnfStyle w:val="000001000000" w:firstRow="0" w:lastRow="0" w:firstColumn="0" w:lastColumn="0" w:oddVBand="0" w:evenVBand="1" w:oddHBand="0" w:evenHBand="0" w:firstRowFirstColumn="0" w:firstRowLastColumn="0" w:lastRowFirstColumn="0" w:lastRowLastColumn="0"/>
            <w:tcW w:w="0" w:type="auto"/>
          </w:tcPr>
          <w:p w14:paraId="2D1FE8E9" w14:textId="77777777" w:rsidR="007D5ABA" w:rsidRDefault="007D5ABA" w:rsidP="00EF3A21">
            <w:pPr>
              <w:pStyle w:val="Compact"/>
            </w:pPr>
            <w:r>
              <w:t>1 (2010)</w:t>
            </w:r>
          </w:p>
        </w:tc>
        <w:tc>
          <w:tcPr>
            <w:cnfStyle w:val="000010000000" w:firstRow="0" w:lastRow="0" w:firstColumn="0" w:lastColumn="0" w:oddVBand="1" w:evenVBand="0" w:oddHBand="0" w:evenHBand="0" w:firstRowFirstColumn="0" w:firstRowLastColumn="0" w:lastRowFirstColumn="0" w:lastRowLastColumn="0"/>
            <w:tcW w:w="0" w:type="auto"/>
          </w:tcPr>
          <w:p w14:paraId="3C3701D8" w14:textId="77777777" w:rsidR="007D5ABA" w:rsidRDefault="007D5ABA" w:rsidP="00EF3A21">
            <w:pPr>
              <w:pStyle w:val="Compact"/>
            </w:pPr>
            <w:r>
              <w:t>671 (2018)</w:t>
            </w:r>
          </w:p>
        </w:tc>
        <w:tc>
          <w:tcPr>
            <w:cnfStyle w:val="000001000000" w:firstRow="0" w:lastRow="0" w:firstColumn="0" w:lastColumn="0" w:oddVBand="0" w:evenVBand="1" w:oddHBand="0" w:evenHBand="0" w:firstRowFirstColumn="0" w:firstRowLastColumn="0" w:lastRowFirstColumn="0" w:lastRowLastColumn="0"/>
            <w:tcW w:w="0" w:type="auto"/>
          </w:tcPr>
          <w:p w14:paraId="254E9516" w14:textId="77777777" w:rsidR="007D5ABA" w:rsidRDefault="007D5ABA" w:rsidP="00EF3A21">
            <w:pPr>
              <w:pStyle w:val="Compact"/>
            </w:pPr>
            <w:r>
              <w:t>111%</w:t>
            </w:r>
          </w:p>
        </w:tc>
      </w:tr>
      <w:tr w:rsidR="009F07C2" w14:paraId="62D1A1B6" w14:textId="77777777" w:rsidTr="00E405CC">
        <w:tc>
          <w:tcPr>
            <w:cnfStyle w:val="000010000000" w:firstRow="0" w:lastRow="0" w:firstColumn="0" w:lastColumn="0" w:oddVBand="1" w:evenVBand="0" w:oddHBand="0" w:evenHBand="0" w:firstRowFirstColumn="0" w:firstRowLastColumn="0" w:lastRowFirstColumn="0" w:lastRowLastColumn="0"/>
            <w:tcW w:w="0" w:type="auto"/>
          </w:tcPr>
          <w:p w14:paraId="4AE0DD3B" w14:textId="77777777" w:rsidR="007D5ABA" w:rsidRDefault="007D5ABA" w:rsidP="00EF3A21">
            <w:pPr>
              <w:pStyle w:val="Compact"/>
            </w:pPr>
            <w:r>
              <w:t>Spring Spill Days</w:t>
            </w:r>
          </w:p>
        </w:tc>
        <w:tc>
          <w:tcPr>
            <w:cnfStyle w:val="000001000000" w:firstRow="0" w:lastRow="0" w:firstColumn="0" w:lastColumn="0" w:oddVBand="0" w:evenVBand="1" w:oddHBand="0" w:evenHBand="0" w:firstRowFirstColumn="0" w:firstRowLastColumn="0" w:lastRowFirstColumn="0" w:lastRowLastColumn="0"/>
            <w:tcW w:w="0" w:type="auto"/>
          </w:tcPr>
          <w:p w14:paraId="2F93ED89" w14:textId="77777777" w:rsidR="007D5ABA" w:rsidRDefault="007D5ABA" w:rsidP="00EF3A21">
            <w:pPr>
              <w:pStyle w:val="Compact"/>
            </w:pPr>
            <w:r>
              <w:t>6</w:t>
            </w:r>
          </w:p>
        </w:tc>
        <w:tc>
          <w:tcPr>
            <w:cnfStyle w:val="000010000000" w:firstRow="0" w:lastRow="0" w:firstColumn="0" w:lastColumn="0" w:oddVBand="1" w:evenVBand="0" w:oddHBand="0" w:evenHBand="0" w:firstRowFirstColumn="0" w:firstRowLastColumn="0" w:lastRowFirstColumn="0" w:lastRowLastColumn="0"/>
            <w:tcW w:w="0" w:type="auto"/>
          </w:tcPr>
          <w:p w14:paraId="590C7716" w14:textId="77777777" w:rsidR="007D5ABA" w:rsidRDefault="007D5ABA" w:rsidP="00EF3A21">
            <w:pPr>
              <w:pStyle w:val="Compact"/>
            </w:pPr>
            <w:r>
              <w:t>7</w:t>
            </w:r>
          </w:p>
        </w:tc>
        <w:tc>
          <w:tcPr>
            <w:cnfStyle w:val="000001000000" w:firstRow="0" w:lastRow="0" w:firstColumn="0" w:lastColumn="0" w:oddVBand="0" w:evenVBand="1" w:oddHBand="0" w:evenHBand="0" w:firstRowFirstColumn="0" w:firstRowLastColumn="0" w:lastRowFirstColumn="0" w:lastRowLastColumn="0"/>
            <w:tcW w:w="0" w:type="auto"/>
          </w:tcPr>
          <w:p w14:paraId="4E416A6C" w14:textId="77777777" w:rsidR="007D5ABA" w:rsidRDefault="007D5ABA" w:rsidP="00EF3A21">
            <w:pPr>
              <w:pStyle w:val="Compact"/>
            </w:pPr>
            <w:r>
              <w:t>0 (2010)</w:t>
            </w:r>
          </w:p>
        </w:tc>
        <w:tc>
          <w:tcPr>
            <w:cnfStyle w:val="000010000000" w:firstRow="0" w:lastRow="0" w:firstColumn="0" w:lastColumn="0" w:oddVBand="1" w:evenVBand="0" w:oddHBand="0" w:evenHBand="0" w:firstRowFirstColumn="0" w:firstRowLastColumn="0" w:lastRowFirstColumn="0" w:lastRowLastColumn="0"/>
            <w:tcW w:w="0" w:type="auto"/>
          </w:tcPr>
          <w:p w14:paraId="3E9C8C7F" w14:textId="77777777" w:rsidR="007D5ABA" w:rsidRDefault="007D5ABA" w:rsidP="00EF3A21">
            <w:pPr>
              <w:pStyle w:val="Compact"/>
            </w:pPr>
            <w:r>
              <w:t>28 (2018)</w:t>
            </w:r>
          </w:p>
        </w:tc>
        <w:tc>
          <w:tcPr>
            <w:cnfStyle w:val="000001000000" w:firstRow="0" w:lastRow="0" w:firstColumn="0" w:lastColumn="0" w:oddVBand="0" w:evenVBand="1" w:oddHBand="0" w:evenHBand="0" w:firstRowFirstColumn="0" w:firstRowLastColumn="0" w:lastRowFirstColumn="0" w:lastRowLastColumn="0"/>
            <w:tcW w:w="0" w:type="auto"/>
          </w:tcPr>
          <w:p w14:paraId="16C6C71F" w14:textId="77777777" w:rsidR="007D5ABA" w:rsidRDefault="007D5ABA" w:rsidP="00EF3A21">
            <w:pPr>
              <w:pStyle w:val="Compact"/>
            </w:pPr>
            <w:r>
              <w:t>111%</w:t>
            </w:r>
          </w:p>
        </w:tc>
      </w:tr>
    </w:tbl>
    <w:p w14:paraId="1F35BED3" w14:textId="77777777" w:rsidR="007D5ABA" w:rsidRDefault="007D5ABA" w:rsidP="0086042E">
      <w:pPr>
        <w:pStyle w:val="FootnoteText"/>
      </w:pPr>
      <w:r>
        <w:t>CV = Coefficient of Variation (SD / Mean × 100%). Higher CV indicates greater interannual variability.</w:t>
      </w:r>
    </w:p>
    <w:p w14:paraId="33EB9D43" w14:textId="77777777" w:rsidR="00F27505" w:rsidRDefault="00F27505" w:rsidP="00EF3A21">
      <w:pPr>
        <w:pStyle w:val="BodyText"/>
      </w:pPr>
    </w:p>
    <w:p w14:paraId="03EBA0D2" w14:textId="5C9ED948" w:rsidR="007D5ABA" w:rsidRDefault="007D5ABA" w:rsidP="009C7A5A">
      <w:pPr>
        <w:pStyle w:val="Heading2"/>
      </w:pPr>
      <w:bookmarkStart w:id="64" w:name="outcome-variable-and-fate-classification"/>
      <w:bookmarkEnd w:id="63"/>
      <w:r>
        <w:t>Outcome Variable and Fate Classification</w:t>
      </w:r>
    </w:p>
    <w:p w14:paraId="0185501D" w14:textId="77777777" w:rsidR="007D5ABA" w:rsidRDefault="007D5ABA" w:rsidP="009C7A5A">
      <w:r>
        <w:t>Fish were classified into three fates based on their last detection location as described above: (1) “</w:t>
      </w:r>
      <w:r w:rsidRPr="00A37813">
        <w:t>Downstream</w:t>
      </w:r>
      <w:r>
        <w:t>,</w:t>
      </w:r>
      <w:r>
        <w:rPr>
          <w:b/>
          <w:bCs/>
        </w:rPr>
        <w:t>”</w:t>
      </w:r>
      <w:r>
        <w:t xml:space="preserve"> last detected below Wells Dam, indicating successful fallback toward natal tributaries; (2) “</w:t>
      </w:r>
      <w:r w:rsidRPr="00A37813">
        <w:t>At Wells</w:t>
      </w:r>
      <w:r>
        <w:t>,</w:t>
      </w:r>
      <w:r>
        <w:rPr>
          <w:b/>
          <w:bCs/>
        </w:rPr>
        <w:t xml:space="preserve"> </w:t>
      </w:r>
      <w:r w:rsidDel="00365777">
        <w:t xml:space="preserve"> </w:t>
      </w:r>
      <w:r>
        <w:t>last detected at Wells Dam, suggesting failure to return downstream; (3) “</w:t>
      </w:r>
      <w:r w:rsidRPr="00A37813">
        <w:t>Above</w:t>
      </w:r>
      <w:r>
        <w:t>,”</w:t>
      </w:r>
      <w:r w:rsidDel="00365777">
        <w:t xml:space="preserve"> </w:t>
      </w:r>
      <w:r>
        <w:t>last detected upstream of Wells Dam in non-natal basins. For the primary analysis, we modeled the binary outcome of Downstream (1) versus At Wells (0), excluding fish with Above fates.</w:t>
      </w:r>
      <w:bookmarkEnd w:id="64"/>
    </w:p>
    <w:p w14:paraId="725F285F" w14:textId="4328C453" w:rsidR="007D5ABA" w:rsidRDefault="007D5ABA" w:rsidP="009C7A5A">
      <w:pPr>
        <w:pStyle w:val="Heading2"/>
      </w:pPr>
      <w:bookmarkStart w:id="65" w:name="predictor-variables"/>
      <w:r>
        <w:t>Predictor Variables</w:t>
      </w:r>
    </w:p>
    <w:p w14:paraId="479CBB6D" w14:textId="77777777" w:rsidR="007D5ABA" w:rsidRDefault="007D5ABA" w:rsidP="009C7A5A">
      <w:r>
        <w:t xml:space="preserve">Fish were assigned to a “spill year” using a June 1 cutoff: fish first detected at Wells Dam from June of year Y through May of year Y+1 were assigned to SpillYear Y+1 for spring </w:t>
      </w:r>
      <w:r>
        <w:lastRenderedPageBreak/>
        <w:t>spill and year Y for fall spill. Most overshooting steelhead arrive at Wells in late summer through fall, so this grouping pairs each fish with the fall spill conditions present during their arrival and spring spill conditions during the subsequent overwintering period.</w:t>
      </w:r>
    </w:p>
    <w:p w14:paraId="62CF0DCD" w14:textId="4FD1A0A2" w:rsidR="007D5ABA" w:rsidRDefault="007D5ABA" w:rsidP="009C7A5A">
      <w:r>
        <w:t>For each spill year, three metrics were calculated: 1) Total spill hours, 2) number of spill days</w:t>
      </w:r>
      <w:r w:rsidR="009E04CE">
        <w:t xml:space="preserve"> (days with documented spill)</w:t>
      </w:r>
      <w:r>
        <w:t>, and 3) cumulative spill volume (kcfs-hours) for two seasonal windows: 1</w:t>
      </w:r>
      <w:r w:rsidRPr="00734F80">
        <w:t>)</w:t>
      </w:r>
      <w:r>
        <w:t xml:space="preserve"> </w:t>
      </w:r>
      <w:r w:rsidRPr="00A37813">
        <w:t>Fall spill</w:t>
      </w:r>
      <w:r>
        <w:t xml:space="preserve"> (August 1–November 30), and 2)</w:t>
      </w:r>
      <w:r w:rsidRPr="009A4D14">
        <w:t xml:space="preserve"> </w:t>
      </w:r>
      <w:r w:rsidRPr="00A37813">
        <w:t>Spring spill</w:t>
      </w:r>
      <w:r>
        <w:t xml:space="preserve"> (January 1–March 31).</w:t>
      </w:r>
    </w:p>
    <w:p w14:paraId="3C515D12" w14:textId="7BA455FF" w:rsidR="007D5ABA" w:rsidRDefault="007D5ABA" w:rsidP="009C7A5A">
      <w:r>
        <w:t xml:space="preserve">A binary individual-level covariate was created for harvest exposure: </w:t>
      </w:r>
      <w:r w:rsidRPr="00A37813">
        <w:t>Harvest Exposure = 1</w:t>
      </w:r>
      <w:r>
        <w:t xml:space="preserve">: Hatchery fish (Rear Type Code = “H”) detected at Wells Dam in a year when harvest was open (2000–2015, 2024–2025); and </w:t>
      </w:r>
      <w:r w:rsidRPr="00A37813">
        <w:t>Harvest Exposure = 0</w:t>
      </w:r>
      <w:r>
        <w:t>: Wild fish, or hatchery fish detected in closed harvest years (2016–2023)</w:t>
      </w:r>
      <w:bookmarkEnd w:id="65"/>
      <w:r>
        <w:t>.</w:t>
      </w:r>
      <w:r w:rsidR="00B91543">
        <w:t xml:space="preserve"> We </w:t>
      </w:r>
      <w:r w:rsidR="00943DB8">
        <w:t>purposefully ignored harvest of wild fish that might occur by accident during hatchery</w:t>
      </w:r>
      <w:r w:rsidR="0049573F">
        <w:t xml:space="preserve"> fish</w:t>
      </w:r>
      <w:r w:rsidR="00943DB8">
        <w:t xml:space="preserve"> target</w:t>
      </w:r>
      <w:r w:rsidR="0049573F">
        <w:t>ed</w:t>
      </w:r>
      <w:r w:rsidR="00943DB8">
        <w:t xml:space="preserve"> fisheries. </w:t>
      </w:r>
    </w:p>
    <w:p w14:paraId="186C4F16" w14:textId="6F5C954D" w:rsidR="007D5ABA" w:rsidRDefault="007D5ABA" w:rsidP="009C7A5A">
      <w:pPr>
        <w:pStyle w:val="Heading2"/>
      </w:pPr>
      <w:r>
        <w:t>Statistical Analysis</w:t>
      </w:r>
    </w:p>
    <w:p w14:paraId="0E22C6C7" w14:textId="2526026C" w:rsidR="007D5ABA" w:rsidRDefault="007D5ABA" w:rsidP="009C7A5A">
      <w:pPr>
        <w:pStyle w:val="Heading3"/>
      </w:pPr>
      <w:bookmarkStart w:id="66" w:name="X5add1b537d52259ee818f3a3e02df4038a1d95c"/>
      <w:r>
        <w:t>Bayesian Hierarchical Logistic Regression</w:t>
      </w:r>
    </w:p>
    <w:p w14:paraId="67307437" w14:textId="77777777" w:rsidR="007D5ABA" w:rsidRDefault="007D5ABA" w:rsidP="009C7A5A">
      <w:r>
        <w:t xml:space="preserve">We fitted hierarchical Bayesian logistic regression models using the </w:t>
      </w:r>
      <w:r w:rsidRPr="00A37813">
        <w:t>brms</w:t>
      </w:r>
      <w:r>
        <w:t xml:space="preserve"> package (Bürkner 2017, 2018) in R version 4.3, which provides an interface to Stan for full Bayesian inference via Hamiltonian Monte Carlo. The brms package is widely used in ecological and fisheries research for fitting complex hierarchical models (Ogle 2024; Thorson and Kristensen 2024).</w:t>
      </w:r>
    </w:p>
    <w:p w14:paraId="48E75D76" w14:textId="77777777" w:rsidR="007D5ABA" w:rsidRDefault="007D5ABA" w:rsidP="009C7A5A">
      <w:r>
        <w:t>The model structure was:</w:t>
      </w:r>
    </w:p>
    <w:p w14:paraId="6EF95EE4" w14:textId="77777777" w:rsidR="007D5ABA" w:rsidRDefault="00000000" w:rsidP="00EF3A21">
      <w:pPr>
        <w:pStyle w:val="BodyText"/>
      </w:pPr>
      <m:oMathPara>
        <m:oMathParaPr>
          <m:jc m:val="center"/>
        </m:oMathParaPr>
        <m:oMath>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ij</m:t>
                    </m:r>
                  </m:sub>
                </m:sSub>
              </m:e>
              <m:e>
                <m:r>
                  <w:rPr>
                    <w:rFonts w:ascii="Cambria Math" w:hAnsi="Cambria Math"/>
                  </w:rPr>
                  <m:t>∼</m:t>
                </m:r>
                <m:r>
                  <m:rPr>
                    <m:lit/>
                    <m:nor/>
                  </m:rPr>
                  <m:t>Bernoulli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ij</m:t>
                        </m:r>
                      </m:sub>
                    </m:sSub>
                  </m:e>
                </m:d>
              </m:e>
            </m:mr>
            <m:mr>
              <m:e>
                <m:r>
                  <m:rPr>
                    <m:lit/>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ij</m:t>
                        </m:r>
                      </m:sub>
                    </m:sSub>
                  </m:e>
                </m:d>
              </m:e>
              <m:e>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m:rPr>
                        <m:lit/>
                        <m:nor/>
                      </m:rPr>
                      <m:t>spill</m:t>
                    </m:r>
                  </m:sub>
                </m:sSub>
                <m:r>
                  <w:rPr>
                    <w:rFonts w:ascii="Cambria Math" w:hAnsi="Cambria Math"/>
                  </w:rPr>
                  <m:t>⋅</m:t>
                </m:r>
                <m:sSub>
                  <m:sSubPr>
                    <m:ctrlPr>
                      <w:rPr>
                        <w:rFonts w:ascii="Cambria Math" w:hAnsi="Cambria Math"/>
                      </w:rPr>
                    </m:ctrlPr>
                  </m:sSubPr>
                  <m:e>
                    <m:r>
                      <m:rPr>
                        <m:lit/>
                        <m:nor/>
                      </m:rPr>
                      <m:t>Spill</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m:rPr>
                        <m:lit/>
                        <m:nor/>
                      </m:rPr>
                      <m:t>harvest</m:t>
                    </m:r>
                  </m:sub>
                </m:sSub>
                <m:r>
                  <w:rPr>
                    <w:rFonts w:ascii="Cambria Math" w:hAnsi="Cambria Math"/>
                  </w:rPr>
                  <m:t>⋅</m:t>
                </m:r>
                <m:sSub>
                  <m:sSubPr>
                    <m:ctrlPr>
                      <w:rPr>
                        <w:rFonts w:ascii="Cambria Math" w:hAnsi="Cambria Math"/>
                      </w:rPr>
                    </m:ctrlPr>
                  </m:sSubPr>
                  <m:e>
                    <m:r>
                      <m:rPr>
                        <m:lit/>
                        <m:nor/>
                      </m:rPr>
                      <m:t>Harvest</m:t>
                    </m:r>
                  </m:e>
                  <m:sub>
                    <m:r>
                      <w:rPr>
                        <w:rFonts w:ascii="Cambria Math" w:hAnsi="Cambria Math"/>
                      </w:rPr>
                      <m:t>i</m:t>
                    </m:r>
                  </m:sub>
                </m:sSub>
              </m:e>
            </m:mr>
            <m:mr>
              <m:e>
                <m:sSub>
                  <m:sSubPr>
                    <m:ctrlPr>
                      <w:rPr>
                        <w:rFonts w:ascii="Cambria Math" w:hAnsi="Cambria Math"/>
                      </w:rPr>
                    </m:ctrlPr>
                  </m:sSubPr>
                  <m:e>
                    <m:r>
                      <w:rPr>
                        <w:rFonts w:ascii="Cambria Math" w:hAnsi="Cambria Math"/>
                      </w:rPr>
                      <m:t>α</m:t>
                    </m:r>
                  </m:e>
                  <m:sub>
                    <m:r>
                      <w:rPr>
                        <w:rFonts w:ascii="Cambria Math" w:hAnsi="Cambria Math"/>
                      </w:rPr>
                      <m:t>j</m:t>
                    </m:r>
                  </m:sub>
                </m:sSub>
              </m:e>
              <m:e>
                <m:r>
                  <w:rPr>
                    <w:rFonts w:ascii="Cambria Math" w:hAnsi="Cambria Math"/>
                  </w:rPr>
                  <m:t>∼</m:t>
                </m:r>
                <m:r>
                  <m:rPr>
                    <m:lit/>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α</m:t>
                        </m:r>
                      </m:sub>
                    </m:sSub>
                  </m:e>
                </m:d>
              </m:e>
            </m:mr>
          </m:m>
        </m:oMath>
      </m:oMathPara>
    </w:p>
    <w:p w14:paraId="6FBA47A9" w14:textId="6488FF94" w:rsidR="009C7A5A" w:rsidRDefault="007D5ABA" w:rsidP="009C7A5A">
      <w:pPr>
        <w:rPr>
          <w:rFonts w:eastAsiaTheme="minorEastAsia"/>
        </w:rPr>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1 if fish </w:t>
      </w:r>
      <m:oMath>
        <m:r>
          <w:rPr>
            <w:rFonts w:ascii="Cambria Math" w:hAnsi="Cambria Math"/>
          </w:rPr>
          <m:t>i</m:t>
        </m:r>
      </m:oMath>
      <w:r>
        <w:t xml:space="preserve"> in year </w:t>
      </w:r>
      <m:oMath>
        <m:r>
          <w:rPr>
            <w:rFonts w:ascii="Cambria Math" w:hAnsi="Cambria Math"/>
          </w:rPr>
          <m:t>j</m:t>
        </m:r>
      </m:oMath>
      <w:r>
        <w:t xml:space="preserve"> returned downstream, 0 otherwise;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 year-specific random intercept (partial pooling across years); </w:t>
      </w:r>
      <m:oMath>
        <m:sSub>
          <m:sSubPr>
            <m:ctrlPr>
              <w:rPr>
                <w:rFonts w:ascii="Cambria Math" w:hAnsi="Cambria Math"/>
              </w:rPr>
            </m:ctrlPr>
          </m:sSubPr>
          <m:e>
            <m:r>
              <m:rPr>
                <m:lit/>
                <m:nor/>
              </m:rPr>
              <w:rPr>
                <w:rFonts w:ascii="Cambria Math" w:hAnsi="Cambria Math"/>
              </w:rPr>
              <m:t>Spill</m:t>
            </m:r>
          </m:e>
          <m:sub>
            <m:r>
              <w:rPr>
                <w:rFonts w:ascii="Cambria Math" w:hAnsi="Cambria Math"/>
              </w:rPr>
              <m:t>j</m:t>
            </m:r>
          </m:sub>
        </m:sSub>
      </m:oMath>
      <w:r>
        <w:t xml:space="preserve"> = standardized spill metric for year </w:t>
      </w:r>
      <m:oMath>
        <m:r>
          <w:rPr>
            <w:rFonts w:ascii="Cambria Math" w:hAnsi="Cambria Math"/>
          </w:rPr>
          <m:t>j</m:t>
        </m:r>
      </m:oMath>
      <w:r>
        <w:rPr>
          <w:rFonts w:eastAsiaTheme="minorEastAsia"/>
        </w:rPr>
        <w:t>;</w:t>
      </w:r>
      <w:r>
        <w:t xml:space="preserve"> </w:t>
      </w:r>
      <m:oMath>
        <m:sSub>
          <m:sSubPr>
            <m:ctrlPr>
              <w:rPr>
                <w:rFonts w:ascii="Cambria Math" w:hAnsi="Cambria Math"/>
              </w:rPr>
            </m:ctrlPr>
          </m:sSubPr>
          <m:e>
            <m:r>
              <m:rPr>
                <m:lit/>
                <m:nor/>
              </m:rPr>
              <w:rPr>
                <w:rFonts w:ascii="Cambria Math" w:hAnsi="Cambria Math"/>
              </w:rPr>
              <m:t>Harvest</m:t>
            </m:r>
          </m:e>
          <m:sub>
            <m:r>
              <w:rPr>
                <w:rFonts w:ascii="Cambria Math" w:hAnsi="Cambria Math"/>
              </w:rPr>
              <m:t>i</m:t>
            </m:r>
          </m:sub>
        </m:sSub>
      </m:oMath>
      <w:r>
        <w:t xml:space="preserve"> = harvest exposure indicator for fish </w:t>
      </w:r>
      <m:oMath>
        <m:r>
          <w:rPr>
            <w:rFonts w:ascii="Cambria Math" w:hAnsi="Cambria Math"/>
          </w:rPr>
          <m:t>i</m:t>
        </m:r>
      </m:oMath>
      <w:bookmarkEnd w:id="66"/>
      <w:del w:id="67" w:author="Katie Kendall" w:date="2026-03-20T08:22:00Z" w16du:dateUtc="2026-03-20T15:22:00Z">
        <w:r w:rsidR="009C7A5A">
          <w:rPr>
            <w:rFonts w:eastAsiaTheme="minorEastAsia"/>
          </w:rPr>
          <w:br w:type="page"/>
        </w:r>
      </w:del>
    </w:p>
    <w:p w14:paraId="585C21E4" w14:textId="3E37A973" w:rsidR="007D5ABA" w:rsidRDefault="007D5ABA" w:rsidP="009C7A5A">
      <w:pPr>
        <w:pStyle w:val="Heading3"/>
      </w:pPr>
      <w:r>
        <w:lastRenderedPageBreak/>
        <w:t>Prior Specifications</w:t>
      </w:r>
    </w:p>
    <w:p w14:paraId="618D1FA3" w14:textId="77777777" w:rsidR="007D5ABA" w:rsidRDefault="007D5ABA" w:rsidP="009C7A5A">
      <w:r>
        <w:t>Weakly informative priors were specified to regularize estimates while allowing the data to dominate inference:</w:t>
      </w:r>
    </w:p>
    <w:p w14:paraId="7E039B0F" w14:textId="77777777" w:rsidR="007D5ABA" w:rsidRDefault="00000000" w:rsidP="00223EE1">
      <w:pPr>
        <w:pStyle w:val="Compact"/>
        <w:numPr>
          <w:ilvl w:val="0"/>
          <w:numId w:val="16"/>
        </w:numPr>
      </w:pPr>
      <m:oMath>
        <m:sSub>
          <m:sSubPr>
            <m:ctrlPr>
              <w:rPr>
                <w:rFonts w:ascii="Cambria Math" w:hAnsi="Cambria Math"/>
              </w:rPr>
            </m:ctrlPr>
          </m:sSubPr>
          <m:e>
            <m:r>
              <w:rPr>
                <w:rFonts w:ascii="Cambria Math" w:hAnsi="Cambria Math"/>
              </w:rPr>
              <m:t>μ</m:t>
            </m:r>
          </m:e>
          <m:sub>
            <m:r>
              <w:rPr>
                <w:rFonts w:ascii="Cambria Math" w:hAnsi="Cambria Math"/>
              </w:rPr>
              <m:t>α</m:t>
            </m:r>
          </m:sub>
        </m:sSub>
        <m:r>
          <w:rPr>
            <w:rFonts w:ascii="Cambria Math" w:hAnsi="Cambria Math"/>
          </w:rPr>
          <m:t>∼</m:t>
        </m:r>
        <m:r>
          <m:rPr>
            <m:lit/>
            <m:nor/>
          </m:rPr>
          <w:rPr>
            <w:rFonts w:ascii="Cambria Math" w:hAnsi="Cambria Math"/>
          </w:rPr>
          <m:t>Normal</m:t>
        </m:r>
        <m:d>
          <m:dPr>
            <m:ctrlPr>
              <w:rPr>
                <w:rFonts w:ascii="Cambria Math" w:hAnsi="Cambria Math"/>
              </w:rPr>
            </m:ctrlPr>
          </m:dPr>
          <m:e>
            <m:r>
              <w:rPr>
                <w:rFonts w:ascii="Cambria Math" w:hAnsi="Cambria Math"/>
              </w:rPr>
              <m:t>0,2</m:t>
            </m:r>
          </m:e>
        </m:d>
      </m:oMath>
      <w:r w:rsidR="007D5ABA">
        <w:t xml:space="preserve"> — population mean intercept</w:t>
      </w:r>
    </w:p>
    <w:p w14:paraId="6B608F66" w14:textId="77777777" w:rsidR="007D5ABA" w:rsidRDefault="00000000" w:rsidP="00223EE1">
      <w:pPr>
        <w:pStyle w:val="Compact"/>
        <w:numPr>
          <w:ilvl w:val="0"/>
          <w:numId w:val="16"/>
        </w:numPr>
      </w:pPr>
      <m:oMath>
        <m:sSub>
          <m:sSubPr>
            <m:ctrlPr>
              <w:rPr>
                <w:rFonts w:ascii="Cambria Math" w:hAnsi="Cambria Math"/>
              </w:rPr>
            </m:ctrlPr>
          </m:sSubPr>
          <m:e>
            <m:r>
              <w:rPr>
                <w:rFonts w:ascii="Cambria Math" w:hAnsi="Cambria Math"/>
              </w:rPr>
              <m:t>σ</m:t>
            </m:r>
          </m:e>
          <m:sub>
            <m:r>
              <w:rPr>
                <w:rFonts w:ascii="Cambria Math" w:hAnsi="Cambria Math"/>
              </w:rPr>
              <m:t>α</m:t>
            </m:r>
          </m:sub>
        </m:sSub>
        <m:r>
          <w:rPr>
            <w:rFonts w:ascii="Cambria Math" w:hAnsi="Cambria Math"/>
          </w:rPr>
          <m:t>∼</m:t>
        </m:r>
        <m:r>
          <m:rPr>
            <m:lit/>
            <m:nor/>
          </m:rPr>
          <w:rPr>
            <w:rFonts w:ascii="Cambria Math" w:hAnsi="Cambria Math"/>
          </w:rPr>
          <m:t>HalfNormal</m:t>
        </m:r>
        <m:d>
          <m:dPr>
            <m:ctrlPr>
              <w:rPr>
                <w:rFonts w:ascii="Cambria Math" w:hAnsi="Cambria Math"/>
              </w:rPr>
            </m:ctrlPr>
          </m:dPr>
          <m:e>
            <m:r>
              <w:rPr>
                <w:rFonts w:ascii="Cambria Math" w:hAnsi="Cambria Math"/>
              </w:rPr>
              <m:t>0,1</m:t>
            </m:r>
          </m:e>
        </m:d>
      </m:oMath>
      <w:r w:rsidR="007D5ABA">
        <w:t xml:space="preserve"> — year-level standard deviation</w:t>
      </w:r>
    </w:p>
    <w:p w14:paraId="726A2D1E" w14:textId="77777777" w:rsidR="007D5ABA" w:rsidRDefault="00000000" w:rsidP="00223EE1">
      <w:pPr>
        <w:pStyle w:val="Compact"/>
        <w:numPr>
          <w:ilvl w:val="0"/>
          <w:numId w:val="16"/>
        </w:numPr>
      </w:pPr>
      <m:oMath>
        <m:sSub>
          <m:sSubPr>
            <m:ctrlPr>
              <w:rPr>
                <w:rFonts w:ascii="Cambria Math" w:hAnsi="Cambria Math"/>
              </w:rPr>
            </m:ctrlPr>
          </m:sSubPr>
          <m:e>
            <m:r>
              <w:rPr>
                <w:rFonts w:ascii="Cambria Math" w:hAnsi="Cambria Math"/>
              </w:rPr>
              <m:t>β</m:t>
            </m:r>
          </m:e>
          <m:sub>
            <m:r>
              <m:rPr>
                <m:lit/>
                <m:nor/>
              </m:rPr>
              <m:t>spill</m:t>
            </m:r>
          </m:sub>
        </m:sSub>
        <m:r>
          <w:rPr>
            <w:rFonts w:ascii="Cambria Math" w:hAnsi="Cambria Math"/>
          </w:rPr>
          <m:t>∼</m:t>
        </m:r>
        <m:r>
          <m:rPr>
            <m:lit/>
            <m:nor/>
          </m:rPr>
          <m:t>Normal</m:t>
        </m:r>
        <m:d>
          <m:dPr>
            <m:ctrlPr>
              <w:rPr>
                <w:rFonts w:ascii="Cambria Math" w:hAnsi="Cambria Math"/>
              </w:rPr>
            </m:ctrlPr>
          </m:dPr>
          <m:e>
            <m:r>
              <w:rPr>
                <w:rFonts w:ascii="Cambria Math" w:hAnsi="Cambria Math"/>
              </w:rPr>
              <m:t>0,1</m:t>
            </m:r>
          </m:e>
        </m:d>
      </m:oMath>
      <w:r w:rsidR="007D5ABA">
        <w:t xml:space="preserve"> — spill effect</w:t>
      </w:r>
    </w:p>
    <w:p w14:paraId="6E51DBD8" w14:textId="77777777" w:rsidR="007D5ABA" w:rsidRDefault="00000000" w:rsidP="00223EE1">
      <w:pPr>
        <w:pStyle w:val="Compact"/>
        <w:numPr>
          <w:ilvl w:val="0"/>
          <w:numId w:val="16"/>
        </w:numPr>
      </w:pPr>
      <m:oMath>
        <m:sSub>
          <m:sSubPr>
            <m:ctrlPr>
              <w:rPr>
                <w:rFonts w:ascii="Cambria Math" w:hAnsi="Cambria Math"/>
              </w:rPr>
            </m:ctrlPr>
          </m:sSubPr>
          <m:e>
            <m:r>
              <w:rPr>
                <w:rFonts w:ascii="Cambria Math" w:hAnsi="Cambria Math"/>
              </w:rPr>
              <m:t>β</m:t>
            </m:r>
          </m:e>
          <m:sub>
            <m:r>
              <m:rPr>
                <m:lit/>
                <m:nor/>
              </m:rPr>
              <w:rPr>
                <w:rFonts w:ascii="Cambria Math" w:hAnsi="Cambria Math"/>
              </w:rPr>
              <m:t>harvest</m:t>
            </m:r>
          </m:sub>
        </m:sSub>
        <m:r>
          <w:rPr>
            <w:rFonts w:ascii="Cambria Math" w:hAnsi="Cambria Math"/>
          </w:rPr>
          <m:t>∼</m:t>
        </m:r>
        <m:r>
          <m:rPr>
            <m:lit/>
            <m:nor/>
          </m:rPr>
          <w:rPr>
            <w:rFonts w:ascii="Cambria Math" w:hAnsi="Cambria Math"/>
          </w:rPr>
          <m:t>Normal</m:t>
        </m:r>
        <m:d>
          <m:dPr>
            <m:ctrlPr>
              <w:rPr>
                <w:rFonts w:ascii="Cambria Math" w:hAnsi="Cambria Math"/>
              </w:rPr>
            </m:ctrlPr>
          </m:dPr>
          <m:e>
            <m:r>
              <w:rPr>
                <w:rFonts w:ascii="Cambria Math" w:hAnsi="Cambria Math"/>
              </w:rPr>
              <m:t>0,1</m:t>
            </m:r>
          </m:e>
        </m:d>
      </m:oMath>
      <w:r w:rsidR="007D5ABA">
        <w:t xml:space="preserve"> — harvest exposure effect</w:t>
      </w:r>
    </w:p>
    <w:p w14:paraId="65214A66" w14:textId="77777777" w:rsidR="009C7A5A" w:rsidRDefault="009C7A5A" w:rsidP="009C7A5A">
      <w:bookmarkStart w:id="68" w:name="prior-specifications"/>
    </w:p>
    <w:p w14:paraId="556BE8BA" w14:textId="5808D006" w:rsidR="007D5ABA" w:rsidRDefault="007D5ABA" w:rsidP="009C7A5A">
      <w:r>
        <w:t>These priors are consistent with recommendations for logistic regression (Gelman et al. 2008) and ensure stable estimation with limited sample sizes in some years.</w:t>
      </w:r>
      <w:bookmarkEnd w:id="68"/>
    </w:p>
    <w:p w14:paraId="27CBF9C5" w14:textId="7FD3DAF3" w:rsidR="007D5ABA" w:rsidRDefault="007D5ABA" w:rsidP="009C7A5A">
      <w:pPr>
        <w:pStyle w:val="Heading3"/>
      </w:pPr>
      <w:bookmarkStart w:id="69" w:name="mcmc-sampling"/>
      <w:r>
        <w:t>MCMC Sampling</w:t>
      </w:r>
    </w:p>
    <w:p w14:paraId="5739B802" w14:textId="77777777" w:rsidR="007D5ABA" w:rsidRDefault="007D5ABA" w:rsidP="009C7A5A">
      <w:r>
        <w:t>Models were fitted using 4 chains with 4,500 iterations each (1,500 warmup + 3,000 sampling), yielding 12,000 posterior samples per parameter. The target acceptance rate was set to 0.95 (</w:t>
      </w:r>
      <w:r>
        <w:rPr>
          <w:rStyle w:val="VerbatimChar"/>
        </w:rPr>
        <w:t>adapt_delta = 0.95</w:t>
      </w:r>
      <w:r>
        <w:t>) to minimize divergent transitions. Convergence was assessed using the Gelman-Rubin diagnostic (</w:t>
      </w:r>
      <m:oMath>
        <m:acc>
          <m:accPr>
            <m:chr m:val="^"/>
            <m:ctrlPr>
              <w:rPr>
                <w:rFonts w:ascii="Cambria Math" w:hAnsi="Cambria Math"/>
              </w:rPr>
            </m:ctrlPr>
          </m:accPr>
          <m:e>
            <m:r>
              <w:rPr>
                <w:rFonts w:ascii="Cambria Math" w:hAnsi="Cambria Math"/>
              </w:rPr>
              <m:t>R</m:t>
            </m:r>
          </m:e>
        </m:acc>
      </m:oMath>
      <w:r>
        <w:t>), with values &lt;1.01 indicating convergence, and effective sample size (ESS), with values &gt;1,000 considered adequate.</w:t>
      </w:r>
      <w:bookmarkEnd w:id="69"/>
    </w:p>
    <w:p w14:paraId="5C54FC77" w14:textId="7F340436" w:rsidR="007D5ABA" w:rsidRDefault="007D5ABA" w:rsidP="009C7A5A">
      <w:pPr>
        <w:pStyle w:val="Heading3"/>
      </w:pPr>
      <w:r>
        <w:t>Models Fitted</w:t>
      </w:r>
    </w:p>
    <w:p w14:paraId="436655F8" w14:textId="77777777" w:rsidR="007D5ABA" w:rsidRDefault="007D5ABA" w:rsidP="009C7A5A">
      <w:bookmarkStart w:id="70" w:name="models-fitted"/>
      <w:r>
        <w:t>Six hierarchical models were fitted, crossing three spill metrics with two seasonal windows: 1. Fall SpillHours + Harvest Exposure, 2. Fall SpillDays + Harvest Exposure, 3. Fall TotalSpill + Harvest Exposure, 4. Spring SpillHours + Harvest Exposure, 5. Spring SpillDays + Harvest Exposure, 6. Spring TotalSpill + Harvest Exposure</w:t>
      </w:r>
      <w:bookmarkEnd w:id="70"/>
    </w:p>
    <w:p w14:paraId="47FCE4C8" w14:textId="53A32FCD" w:rsidR="007D5ABA" w:rsidRDefault="007D5ABA" w:rsidP="009C7A5A">
      <w:pPr>
        <w:pStyle w:val="Heading3"/>
      </w:pPr>
      <w:r>
        <w:t>Inference</w:t>
      </w:r>
    </w:p>
    <w:p w14:paraId="4BE1B6C1" w14:textId="77777777" w:rsidR="007D5ABA" w:rsidRDefault="007D5ABA" w:rsidP="009C7A5A">
      <w:bookmarkStart w:id="71" w:name="statistical-analysis"/>
      <w:bookmarkStart w:id="72" w:name="inference"/>
      <w:r>
        <w:t>Posterior distributions were summarized using means, standard deviations, and 95% highest density intervals (HDI). The probability of direction, P(β &gt; 0) or P(β &lt; 0), was calculated to assess evidence for positive or negative effects. Effect sizes were also expressed as odds ratios by exponentiating the harvest coefficient: OR = exp(β_harvest).</w:t>
      </w:r>
      <w:bookmarkEnd w:id="71"/>
      <w:bookmarkEnd w:id="72"/>
    </w:p>
    <w:p w14:paraId="2D2CEBBF" w14:textId="393D6241" w:rsidR="007D5ABA" w:rsidRDefault="007D5ABA" w:rsidP="009C7A5A">
      <w:pPr>
        <w:pStyle w:val="Heading2"/>
      </w:pPr>
      <w:r>
        <w:t>Software and Reproducibility</w:t>
      </w:r>
    </w:p>
    <w:p w14:paraId="2F5CCBDD" w14:textId="674508CC" w:rsidR="007D5ABA" w:rsidRDefault="007D5ABA" w:rsidP="009C7A5A">
      <w:r>
        <w:t>All analyses were conducted in R version 4.3.2 (R Core Team 2023) using the following packages:</w:t>
      </w:r>
      <w:r w:rsidRPr="007468ED">
        <w:t xml:space="preserve"> </w:t>
      </w:r>
      <w:r w:rsidRPr="00A37813">
        <w:t>brms</w:t>
      </w:r>
      <w:r w:rsidRPr="007468ED">
        <w:t xml:space="preserve"> version 2.21 (Bürkner 2017) for Bayesian model fitting</w:t>
      </w:r>
      <w:r>
        <w:t>;</w:t>
      </w:r>
      <w:r w:rsidRPr="007468ED">
        <w:t xml:space="preserve"> </w:t>
      </w:r>
      <w:r w:rsidRPr="00A37813">
        <w:t>tidyverse</w:t>
      </w:r>
      <w:r w:rsidRPr="007468ED">
        <w:t xml:space="preserve"> (Wickham et al. 2019) for data manipulation</w:t>
      </w:r>
      <w:r>
        <w:t>;</w:t>
      </w:r>
      <w:r w:rsidRPr="007468ED">
        <w:t xml:space="preserve"> </w:t>
      </w:r>
      <w:r w:rsidRPr="00A37813">
        <w:t>bayesplot</w:t>
      </w:r>
      <w:r w:rsidRPr="007468ED">
        <w:t xml:space="preserve"> (Gabry and Mahr 2022) for MCMC </w:t>
      </w:r>
      <w:r w:rsidRPr="007468ED">
        <w:lastRenderedPageBreak/>
        <w:t>diagnostics</w:t>
      </w:r>
      <w:r>
        <w:t>;</w:t>
      </w:r>
      <w:r w:rsidRPr="007468ED">
        <w:t xml:space="preserve"> </w:t>
      </w:r>
      <w:r w:rsidRPr="00A37813">
        <w:t>posterior</w:t>
      </w:r>
      <w:r w:rsidRPr="007468ED">
        <w:t xml:space="preserve"> (Bürkner et al. 2022) for posterior summarization</w:t>
      </w:r>
      <w:r>
        <w:t>;</w:t>
      </w:r>
      <w:r w:rsidRPr="007468ED">
        <w:t xml:space="preserve"> </w:t>
      </w:r>
      <w:r w:rsidRPr="00A37813">
        <w:t>patchwork</w:t>
      </w:r>
      <w:r>
        <w:t xml:space="preserve"> (Pedersen 2024) for figure composition</w:t>
      </w:r>
      <w:ins w:id="73" w:author="Chas Kyger" w:date="2026-03-23T11:39:00Z" w16du:dateUtc="2026-03-23T18:39:00Z">
        <w:r w:rsidR="00E65653">
          <w:t>.</w:t>
        </w:r>
      </w:ins>
    </w:p>
    <w:p w14:paraId="7340E473" w14:textId="52DDA559" w:rsidR="007D5ABA" w:rsidRDefault="007D5ABA" w:rsidP="009C7A5A">
      <w:pPr>
        <w:pStyle w:val="Heading1"/>
      </w:pPr>
      <w:r>
        <w:t>Results</w:t>
      </w:r>
    </w:p>
    <w:p w14:paraId="1B891347" w14:textId="2DDB89EE" w:rsidR="007D5ABA" w:rsidRPr="00E05F1A" w:rsidRDefault="007D5ABA" w:rsidP="009C7A5A">
      <w:pPr>
        <w:pStyle w:val="Heading2"/>
      </w:pPr>
      <w:r w:rsidRPr="00E05F1A">
        <w:t xml:space="preserve">Sample Summary </w:t>
      </w:r>
    </w:p>
    <w:p w14:paraId="74B55C3D" w14:textId="77777777" w:rsidR="007D5ABA" w:rsidRDefault="007D5ABA" w:rsidP="009C7A5A">
      <w:r>
        <w:t>The analysis included 1,321 fish across 20 spill years (2005–2024). Of these, 381 fish (28.8%) were last detected downstream of Wells Dam and 940 fish (71.2%) were last detected at Wells Dam. A total of 1,126 fish (85.2%) were classified as harvest-exposed (hatchery fish in open harvest years).</w:t>
      </w:r>
    </w:p>
    <w:p w14:paraId="6CA07B01" w14:textId="77777777" w:rsidR="007D5ABA" w:rsidRDefault="007D5ABA" w:rsidP="009C7A5A">
      <w:r>
        <w:t>Sample sizes varied substantially across years, from a single fish in 2022, 2023, and 2024 to 286 fish in 2010 (Table 1). The proportion returning downstream ranged from 4.0% (2005) to 100% (2022, 2023, 2024), with higher return rates generally observed during the harvest closure period (2016–2023).</w:t>
      </w:r>
    </w:p>
    <w:p w14:paraId="639BD676" w14:textId="2CB87FF7" w:rsidR="007D5ABA" w:rsidRDefault="007D5ABA">
      <w:pPr>
        <w:pStyle w:val="Caption"/>
        <w:pPrChange w:id="74" w:author="Katie Kendall" w:date="2026-04-01T13:39:00Z" w16du:dateUtc="2026-04-01T20:39:00Z">
          <w:pPr/>
        </w:pPrChange>
      </w:pPr>
      <w:del w:id="75" w:author="Katie Kendall" w:date="2026-03-20T08:23:00Z" w16du:dateUtc="2026-03-20T15:23:00Z">
        <w:r>
          <w:delText xml:space="preserve">Table 1. </w:delText>
        </w:r>
      </w:del>
      <w:ins w:id="76" w:author="Katie Kendall" w:date="2026-03-20T08:23:00Z" w16du:dateUtc="2026-03-20T15:23:00Z">
        <w:r w:rsidR="00F27505">
          <w:t xml:space="preserve">Table </w:t>
        </w:r>
      </w:ins>
      <w:ins w:id="77" w:author="Katie Kendall" w:date="2026-03-20T08:31:00Z" w16du:dateUtc="2026-03-20T15:31:00Z">
        <w:r w:rsidR="00871383">
          <w:fldChar w:fldCharType="begin"/>
        </w:r>
        <w:r w:rsidR="00871383">
          <w:instrText xml:space="preserve"> SEQ Table \* ARABIC </w:instrText>
        </w:r>
      </w:ins>
      <w:r w:rsidR="00871383">
        <w:fldChar w:fldCharType="separate"/>
      </w:r>
      <w:ins w:id="78" w:author="Katie Kendall" w:date="2026-03-20T08:31:00Z" w16du:dateUtc="2026-03-20T15:31:00Z">
        <w:r w:rsidR="00871383">
          <w:rPr>
            <w:noProof/>
          </w:rPr>
          <w:t>3</w:t>
        </w:r>
        <w:r w:rsidR="00871383">
          <w:fldChar w:fldCharType="end"/>
        </w:r>
      </w:ins>
      <w:ins w:id="79" w:author="Katie Kendall" w:date="2026-03-20T08:23:00Z" w16du:dateUtc="2026-03-20T15:23:00Z">
        <w:r w:rsidR="00F27505">
          <w:t xml:space="preserve">. </w:t>
        </w:r>
        <w:r w:rsidR="00F27505" w:rsidRPr="00B53CF2">
          <w:t>Fish fates, harvest exposure, and spill metrics by year</w:t>
        </w:r>
      </w:ins>
      <w:del w:id="80" w:author="Katie Kendall" w:date="2026-03-20T08:23:00Z" w16du:dateUtc="2026-03-20T15:23:00Z">
        <w:r>
          <w:delText>Fish fates, harvest exposure, and spill metrics by year</w:delText>
        </w:r>
      </w:del>
    </w:p>
    <w:tbl>
      <w:tblPr>
        <w:tblStyle w:val="Table"/>
        <w:tblW w:w="5000" w:type="pct"/>
        <w:tblInd w:w="-108" w:type="dxa"/>
        <w:tblLook w:val="0020" w:firstRow="1" w:lastRow="0" w:firstColumn="0" w:lastColumn="0" w:noHBand="0" w:noVBand="0"/>
        <w:tblPrChange w:id="81" w:author="Katie Kendall" w:date="2026-04-01T13:39:00Z" w16du:dateUtc="2026-04-01T20:39:00Z">
          <w:tblPr>
            <w:tblStyle w:val="Table"/>
            <w:tblW w:w="5000" w:type="pct"/>
            <w:tblInd w:w="-108" w:type="dxa"/>
            <w:tblLook w:val="0020" w:firstRow="1" w:lastRow="0" w:firstColumn="0" w:lastColumn="0" w:noHBand="0" w:noVBand="0"/>
          </w:tblPr>
        </w:tblPrChange>
      </w:tblPr>
      <w:tblGrid>
        <w:gridCol w:w="706"/>
        <w:gridCol w:w="1451"/>
        <w:gridCol w:w="1119"/>
        <w:gridCol w:w="768"/>
        <w:gridCol w:w="1644"/>
        <w:gridCol w:w="1082"/>
        <w:gridCol w:w="1258"/>
        <w:gridCol w:w="1332"/>
        <w:tblGridChange w:id="82">
          <w:tblGrid>
            <w:gridCol w:w="108"/>
            <w:gridCol w:w="598"/>
            <w:gridCol w:w="153"/>
            <w:gridCol w:w="1298"/>
            <w:gridCol w:w="266"/>
            <w:gridCol w:w="849"/>
            <w:gridCol w:w="4"/>
            <w:gridCol w:w="768"/>
            <w:gridCol w:w="45"/>
            <w:gridCol w:w="1599"/>
            <w:gridCol w:w="9"/>
            <w:gridCol w:w="1073"/>
            <w:gridCol w:w="218"/>
            <w:gridCol w:w="1040"/>
            <w:gridCol w:w="176"/>
            <w:gridCol w:w="1156"/>
            <w:gridCol w:w="108"/>
          </w:tblGrid>
        </w:tblGridChange>
      </w:tblGrid>
      <w:tr w:rsidR="007639AF" w14:paraId="06D9CA91" w14:textId="77777777" w:rsidTr="004644E8">
        <w:trPr>
          <w:cnfStyle w:val="100000000000" w:firstRow="1" w:lastRow="0" w:firstColumn="0" w:lastColumn="0" w:oddVBand="0" w:evenVBand="0" w:oddHBand="0" w:evenHBand="0" w:firstRowFirstColumn="0" w:firstRowLastColumn="0" w:lastRowFirstColumn="0" w:lastRowLastColumn="0"/>
          <w:tblHeader/>
          <w:trPrChange w:id="83" w:author="Katie Kendall" w:date="2026-04-01T13:39:00Z" w16du:dateUtc="2026-04-01T20:39:00Z">
            <w:trPr>
              <w:gridBefore w:val="1"/>
              <w:tblHeader/>
            </w:trPr>
          </w:trPrChange>
        </w:trPr>
        <w:tc>
          <w:tcPr>
            <w:tcW w:w="0" w:type="auto"/>
            <w:tcPrChange w:id="84" w:author="Katie Kendall" w:date="2026-04-01T13:39:00Z" w16du:dateUtc="2026-04-01T20:39:00Z">
              <w:tcPr>
                <w:tcW w:w="0" w:type="auto"/>
                <w:gridSpan w:val="2"/>
              </w:tcPr>
            </w:tcPrChange>
          </w:tcPr>
          <w:p w14:paraId="6C7F6BDE"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85" w:author="Katie Kendall" w:date="2026-04-01T13:39:00Z" w16du:dateUtc="2026-04-01T20:39:00Z">
                  <w:rPr/>
                </w:rPrChange>
              </w:rPr>
              <w:pPrChange w:id="86" w:author="Katie Kendall" w:date="2026-04-01T13:39:00Z" w16du:dateUtc="2026-04-01T20:39: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87" w:author="Katie Kendall" w:date="2026-04-01T13:39:00Z" w16du:dateUtc="2026-04-01T20:39:00Z">
                  <w:rPr/>
                </w:rPrChange>
              </w:rPr>
              <w:t>Year</w:t>
            </w:r>
          </w:p>
        </w:tc>
        <w:tc>
          <w:tcPr>
            <w:tcW w:w="0" w:type="auto"/>
            <w:tcPrChange w:id="88" w:author="Katie Kendall" w:date="2026-04-01T13:39:00Z" w16du:dateUtc="2026-04-01T20:39:00Z">
              <w:tcPr>
                <w:tcW w:w="0" w:type="auto"/>
                <w:gridSpan w:val="2"/>
              </w:tcPr>
            </w:tcPrChange>
          </w:tcPr>
          <w:p w14:paraId="6F5A1F47"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89" w:author="Katie Kendall" w:date="2026-04-01T13:39:00Z" w16du:dateUtc="2026-04-01T20:39:00Z">
                  <w:rPr/>
                </w:rPrChange>
              </w:rPr>
              <w:pPrChange w:id="90" w:author="Katie Kendall" w:date="2026-04-01T13:39:00Z" w16du:dateUtc="2026-04-01T20:39: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91" w:author="Katie Kendall" w:date="2026-04-01T13:39:00Z" w16du:dateUtc="2026-04-01T20:39:00Z">
                  <w:rPr/>
                </w:rPrChange>
              </w:rPr>
              <w:t>Downstream</w:t>
            </w:r>
          </w:p>
        </w:tc>
        <w:tc>
          <w:tcPr>
            <w:tcW w:w="598" w:type="pct"/>
            <w:tcPrChange w:id="92" w:author="Katie Kendall" w:date="2026-04-01T13:39:00Z" w16du:dateUtc="2026-04-01T20:39:00Z">
              <w:tcPr>
                <w:tcW w:w="0" w:type="auto"/>
              </w:tcPr>
            </w:tcPrChange>
          </w:tcPr>
          <w:p w14:paraId="6F6EDBE7"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93" w:author="Katie Kendall" w:date="2026-04-01T13:39:00Z" w16du:dateUtc="2026-04-01T20:39:00Z">
                  <w:rPr/>
                </w:rPrChange>
              </w:rPr>
              <w:pPrChange w:id="94" w:author="Katie Kendall" w:date="2026-04-01T13:39:00Z" w16du:dateUtc="2026-04-01T20:39: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95" w:author="Katie Kendall" w:date="2026-04-01T13:39:00Z" w16du:dateUtc="2026-04-01T20:39:00Z">
                  <w:rPr/>
                </w:rPrChange>
              </w:rPr>
              <w:t>At Wells</w:t>
            </w:r>
          </w:p>
        </w:tc>
        <w:tc>
          <w:tcPr>
            <w:tcW w:w="410" w:type="pct"/>
            <w:tcPrChange w:id="96" w:author="Katie Kendall" w:date="2026-04-01T13:39:00Z" w16du:dateUtc="2026-04-01T20:39:00Z">
              <w:tcPr>
                <w:tcW w:w="0" w:type="auto"/>
                <w:gridSpan w:val="3"/>
              </w:tcPr>
            </w:tcPrChange>
          </w:tcPr>
          <w:p w14:paraId="0AF72987"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97" w:author="Katie Kendall" w:date="2026-04-01T13:39:00Z" w16du:dateUtc="2026-04-01T20:39:00Z">
                  <w:rPr/>
                </w:rPrChange>
              </w:rPr>
              <w:pPrChange w:id="98" w:author="Katie Kendall" w:date="2026-04-01T13:39:00Z" w16du:dateUtc="2026-04-01T20:39: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99" w:author="Katie Kendall" w:date="2026-04-01T13:39:00Z" w16du:dateUtc="2026-04-01T20:39:00Z">
                  <w:rPr/>
                </w:rPrChange>
              </w:rPr>
              <w:t>Total</w:t>
            </w:r>
          </w:p>
        </w:tc>
        <w:tc>
          <w:tcPr>
            <w:tcW w:w="878" w:type="pct"/>
            <w:tcPrChange w:id="100" w:author="Katie Kendall" w:date="2026-04-01T13:39:00Z" w16du:dateUtc="2026-04-01T20:39:00Z">
              <w:tcPr>
                <w:tcW w:w="0" w:type="auto"/>
                <w:gridSpan w:val="2"/>
              </w:tcPr>
            </w:tcPrChange>
          </w:tcPr>
          <w:p w14:paraId="4700D637"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101" w:author="Katie Kendall" w:date="2026-04-01T13:39:00Z" w16du:dateUtc="2026-04-01T20:39:00Z">
                  <w:rPr/>
                </w:rPrChange>
              </w:rPr>
              <w:pPrChange w:id="102" w:author="Katie Kendall" w:date="2026-04-01T13:39:00Z" w16du:dateUtc="2026-04-01T20:39: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103" w:author="Katie Kendall" w:date="2026-04-01T13:39:00Z" w16du:dateUtc="2026-04-01T20:39:00Z">
                  <w:rPr/>
                </w:rPrChange>
              </w:rPr>
              <w:t>% Downstream</w:t>
            </w:r>
          </w:p>
        </w:tc>
        <w:tc>
          <w:tcPr>
            <w:tcW w:w="578" w:type="pct"/>
            <w:tcPrChange w:id="104" w:author="Katie Kendall" w:date="2026-04-01T13:39:00Z" w16du:dateUtc="2026-04-01T20:39:00Z">
              <w:tcPr>
                <w:tcW w:w="0" w:type="auto"/>
                <w:gridSpan w:val="2"/>
              </w:tcPr>
            </w:tcPrChange>
          </w:tcPr>
          <w:p w14:paraId="0626E256"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105" w:author="Katie Kendall" w:date="2026-04-01T13:39:00Z" w16du:dateUtc="2026-04-01T20:39:00Z">
                  <w:rPr/>
                </w:rPrChange>
              </w:rPr>
              <w:pPrChange w:id="106" w:author="Katie Kendall" w:date="2026-04-01T13:39:00Z" w16du:dateUtc="2026-04-01T20:39: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107" w:author="Katie Kendall" w:date="2026-04-01T13:39:00Z" w16du:dateUtc="2026-04-01T20:39:00Z">
                  <w:rPr/>
                </w:rPrChange>
              </w:rPr>
              <w:t>Harvest Exposed</w:t>
            </w:r>
          </w:p>
        </w:tc>
        <w:tc>
          <w:tcPr>
            <w:tcW w:w="0" w:type="auto"/>
            <w:tcPrChange w:id="108" w:author="Katie Kendall" w:date="2026-04-01T13:39:00Z" w16du:dateUtc="2026-04-01T20:39:00Z">
              <w:tcPr>
                <w:tcW w:w="0" w:type="auto"/>
                <w:gridSpan w:val="2"/>
              </w:tcPr>
            </w:tcPrChange>
          </w:tcPr>
          <w:p w14:paraId="1CC5B55E"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109" w:author="Katie Kendall" w:date="2026-04-01T13:39:00Z" w16du:dateUtc="2026-04-01T20:39:00Z">
                  <w:rPr/>
                </w:rPrChange>
              </w:rPr>
              <w:pPrChange w:id="110" w:author="Katie Kendall" w:date="2026-04-01T13:39:00Z" w16du:dateUtc="2026-04-01T20:39: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111" w:author="Katie Kendall" w:date="2026-04-01T13:39:00Z" w16du:dateUtc="2026-04-01T20:39:00Z">
                  <w:rPr/>
                </w:rPrChange>
              </w:rPr>
              <w:t>Fall Spill (KCFS-hr)</w:t>
            </w:r>
          </w:p>
        </w:tc>
        <w:tc>
          <w:tcPr>
            <w:tcW w:w="0" w:type="auto"/>
            <w:tcPrChange w:id="112" w:author="Katie Kendall" w:date="2026-04-01T13:39:00Z" w16du:dateUtc="2026-04-01T20:39:00Z">
              <w:tcPr>
                <w:tcW w:w="0" w:type="auto"/>
                <w:gridSpan w:val="2"/>
              </w:tcPr>
            </w:tcPrChange>
          </w:tcPr>
          <w:p w14:paraId="67CB8C7F"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113" w:author="Katie Kendall" w:date="2026-04-01T13:39:00Z" w16du:dateUtc="2026-04-01T20:39:00Z">
                  <w:rPr/>
                </w:rPrChange>
              </w:rPr>
              <w:pPrChange w:id="114" w:author="Katie Kendall" w:date="2026-04-01T13:39:00Z" w16du:dateUtc="2026-04-01T20:39: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115" w:author="Katie Kendall" w:date="2026-04-01T13:39:00Z" w16du:dateUtc="2026-04-01T20:39:00Z">
                  <w:rPr/>
                </w:rPrChange>
              </w:rPr>
              <w:t>Spring Spill (KCFS-hr)</w:t>
            </w:r>
          </w:p>
        </w:tc>
      </w:tr>
      <w:tr w:rsidR="007639AF" w14:paraId="6A33BAC0" w14:textId="77777777" w:rsidTr="004644E8">
        <w:trPr>
          <w:trPrChange w:id="116" w:author="Katie Kendall" w:date="2026-04-01T13:39:00Z" w16du:dateUtc="2026-04-01T20:39:00Z">
            <w:trPr>
              <w:gridBefore w:val="1"/>
            </w:trPr>
          </w:trPrChange>
        </w:trPr>
        <w:tc>
          <w:tcPr>
            <w:tcW w:w="0" w:type="auto"/>
            <w:tcPrChange w:id="117" w:author="Katie Kendall" w:date="2026-04-01T13:39:00Z" w16du:dateUtc="2026-04-01T20:39:00Z">
              <w:tcPr>
                <w:tcW w:w="0" w:type="auto"/>
                <w:gridSpan w:val="2"/>
              </w:tcPr>
            </w:tcPrChange>
          </w:tcPr>
          <w:p w14:paraId="6C3CDBC3" w14:textId="77777777" w:rsidR="007D5ABA" w:rsidRPr="00F27505" w:rsidRDefault="007D5ABA">
            <w:pPr>
              <w:pStyle w:val="Compact"/>
              <w:jc w:val="center"/>
              <w:rPr>
                <w:rFonts w:cstheme="minorHAnsi"/>
                <w:sz w:val="22"/>
                <w:szCs w:val="22"/>
                <w:rPrChange w:id="118" w:author="Katie Kendall" w:date="2026-04-01T13:39:00Z" w16du:dateUtc="2026-04-01T20:39:00Z">
                  <w:rPr/>
                </w:rPrChange>
              </w:rPr>
              <w:pPrChange w:id="119" w:author="Katie Kendall" w:date="2026-04-01T13:39:00Z" w16du:dateUtc="2026-04-01T20:39:00Z">
                <w:pPr>
                  <w:pStyle w:val="Compact"/>
                </w:pPr>
              </w:pPrChange>
            </w:pPr>
            <w:r w:rsidRPr="00F27505">
              <w:rPr>
                <w:rFonts w:cstheme="minorHAnsi"/>
                <w:sz w:val="22"/>
                <w:szCs w:val="22"/>
                <w:rPrChange w:id="120" w:author="Katie Kendall" w:date="2026-04-01T13:39:00Z" w16du:dateUtc="2026-04-01T20:39:00Z">
                  <w:rPr/>
                </w:rPrChange>
              </w:rPr>
              <w:t>2005</w:t>
            </w:r>
          </w:p>
        </w:tc>
        <w:tc>
          <w:tcPr>
            <w:tcW w:w="0" w:type="auto"/>
            <w:tcPrChange w:id="121" w:author="Katie Kendall" w:date="2026-04-01T13:39:00Z" w16du:dateUtc="2026-04-01T20:39:00Z">
              <w:tcPr>
                <w:tcW w:w="0" w:type="auto"/>
                <w:gridSpan w:val="2"/>
              </w:tcPr>
            </w:tcPrChange>
          </w:tcPr>
          <w:p w14:paraId="75C7C5CB" w14:textId="77777777" w:rsidR="007D5ABA" w:rsidRPr="00F27505" w:rsidRDefault="007D5ABA">
            <w:pPr>
              <w:pStyle w:val="Compact"/>
              <w:jc w:val="center"/>
              <w:rPr>
                <w:rFonts w:cstheme="minorHAnsi"/>
                <w:sz w:val="22"/>
                <w:szCs w:val="22"/>
                <w:rPrChange w:id="122" w:author="Katie Kendall" w:date="2026-04-01T13:39:00Z" w16du:dateUtc="2026-04-01T20:39:00Z">
                  <w:rPr/>
                </w:rPrChange>
              </w:rPr>
              <w:pPrChange w:id="123" w:author="Katie Kendall" w:date="2026-04-01T13:39:00Z" w16du:dateUtc="2026-04-01T20:39:00Z">
                <w:pPr>
                  <w:pStyle w:val="Compact"/>
                </w:pPr>
              </w:pPrChange>
            </w:pPr>
            <w:r w:rsidRPr="00F27505">
              <w:rPr>
                <w:rFonts w:cstheme="minorHAnsi"/>
                <w:sz w:val="22"/>
                <w:szCs w:val="22"/>
                <w:rPrChange w:id="124" w:author="Katie Kendall" w:date="2026-04-01T13:39:00Z" w16du:dateUtc="2026-04-01T20:39:00Z">
                  <w:rPr/>
                </w:rPrChange>
              </w:rPr>
              <w:t>1</w:t>
            </w:r>
          </w:p>
        </w:tc>
        <w:tc>
          <w:tcPr>
            <w:tcW w:w="598" w:type="pct"/>
            <w:tcPrChange w:id="125" w:author="Katie Kendall" w:date="2026-04-01T13:39:00Z" w16du:dateUtc="2026-04-01T20:39:00Z">
              <w:tcPr>
                <w:tcW w:w="0" w:type="auto"/>
              </w:tcPr>
            </w:tcPrChange>
          </w:tcPr>
          <w:p w14:paraId="0BFBE3A0" w14:textId="77777777" w:rsidR="007D5ABA" w:rsidRPr="00F27505" w:rsidRDefault="007D5ABA">
            <w:pPr>
              <w:pStyle w:val="Compact"/>
              <w:jc w:val="center"/>
              <w:rPr>
                <w:rFonts w:cstheme="minorHAnsi"/>
                <w:sz w:val="22"/>
                <w:szCs w:val="22"/>
                <w:rPrChange w:id="126" w:author="Katie Kendall" w:date="2026-04-01T13:39:00Z" w16du:dateUtc="2026-04-01T20:39:00Z">
                  <w:rPr/>
                </w:rPrChange>
              </w:rPr>
              <w:pPrChange w:id="127" w:author="Katie Kendall" w:date="2026-04-01T13:39:00Z" w16du:dateUtc="2026-04-01T20:39:00Z">
                <w:pPr>
                  <w:pStyle w:val="Compact"/>
                </w:pPr>
              </w:pPrChange>
            </w:pPr>
            <w:r w:rsidRPr="00F27505">
              <w:rPr>
                <w:rFonts w:cstheme="minorHAnsi"/>
                <w:sz w:val="22"/>
                <w:szCs w:val="22"/>
                <w:rPrChange w:id="128" w:author="Katie Kendall" w:date="2026-04-01T13:39:00Z" w16du:dateUtc="2026-04-01T20:39:00Z">
                  <w:rPr/>
                </w:rPrChange>
              </w:rPr>
              <w:t>24</w:t>
            </w:r>
          </w:p>
        </w:tc>
        <w:tc>
          <w:tcPr>
            <w:tcW w:w="410" w:type="pct"/>
            <w:tcPrChange w:id="129" w:author="Katie Kendall" w:date="2026-04-01T13:39:00Z" w16du:dateUtc="2026-04-01T20:39:00Z">
              <w:tcPr>
                <w:tcW w:w="0" w:type="auto"/>
                <w:gridSpan w:val="3"/>
              </w:tcPr>
            </w:tcPrChange>
          </w:tcPr>
          <w:p w14:paraId="595833BC" w14:textId="77777777" w:rsidR="007D5ABA" w:rsidRPr="00F27505" w:rsidRDefault="007D5ABA">
            <w:pPr>
              <w:pStyle w:val="Compact"/>
              <w:jc w:val="center"/>
              <w:rPr>
                <w:rFonts w:cstheme="minorHAnsi"/>
                <w:sz w:val="22"/>
                <w:szCs w:val="22"/>
                <w:rPrChange w:id="130" w:author="Katie Kendall" w:date="2026-04-01T13:39:00Z" w16du:dateUtc="2026-04-01T20:39:00Z">
                  <w:rPr/>
                </w:rPrChange>
              </w:rPr>
              <w:pPrChange w:id="131" w:author="Katie Kendall" w:date="2026-04-01T13:39:00Z" w16du:dateUtc="2026-04-01T20:39:00Z">
                <w:pPr>
                  <w:pStyle w:val="Compact"/>
                </w:pPr>
              </w:pPrChange>
            </w:pPr>
            <w:r w:rsidRPr="00F27505">
              <w:rPr>
                <w:rFonts w:cstheme="minorHAnsi"/>
                <w:sz w:val="22"/>
                <w:szCs w:val="22"/>
                <w:rPrChange w:id="132" w:author="Katie Kendall" w:date="2026-04-01T13:39:00Z" w16du:dateUtc="2026-04-01T20:39:00Z">
                  <w:rPr/>
                </w:rPrChange>
              </w:rPr>
              <w:t>25</w:t>
            </w:r>
          </w:p>
        </w:tc>
        <w:tc>
          <w:tcPr>
            <w:tcW w:w="878" w:type="pct"/>
            <w:tcPrChange w:id="133" w:author="Katie Kendall" w:date="2026-04-01T13:39:00Z" w16du:dateUtc="2026-04-01T20:39:00Z">
              <w:tcPr>
                <w:tcW w:w="0" w:type="auto"/>
                <w:gridSpan w:val="2"/>
              </w:tcPr>
            </w:tcPrChange>
          </w:tcPr>
          <w:p w14:paraId="27C59F7F" w14:textId="77777777" w:rsidR="007D5ABA" w:rsidRPr="00F27505" w:rsidRDefault="007D5ABA">
            <w:pPr>
              <w:pStyle w:val="Compact"/>
              <w:jc w:val="center"/>
              <w:rPr>
                <w:rFonts w:cstheme="minorHAnsi"/>
                <w:sz w:val="22"/>
                <w:szCs w:val="22"/>
                <w:rPrChange w:id="134" w:author="Katie Kendall" w:date="2026-04-01T13:39:00Z" w16du:dateUtc="2026-04-01T20:39:00Z">
                  <w:rPr/>
                </w:rPrChange>
              </w:rPr>
              <w:pPrChange w:id="135" w:author="Katie Kendall" w:date="2026-04-01T13:39:00Z" w16du:dateUtc="2026-04-01T20:39:00Z">
                <w:pPr>
                  <w:pStyle w:val="Compact"/>
                </w:pPr>
              </w:pPrChange>
            </w:pPr>
            <w:r w:rsidRPr="00F27505">
              <w:rPr>
                <w:rFonts w:cstheme="minorHAnsi"/>
                <w:sz w:val="22"/>
                <w:szCs w:val="22"/>
                <w:rPrChange w:id="136" w:author="Katie Kendall" w:date="2026-04-01T13:39:00Z" w16du:dateUtc="2026-04-01T20:39:00Z">
                  <w:rPr/>
                </w:rPrChange>
              </w:rPr>
              <w:t>4.0%</w:t>
            </w:r>
          </w:p>
        </w:tc>
        <w:tc>
          <w:tcPr>
            <w:tcW w:w="578" w:type="pct"/>
            <w:tcPrChange w:id="137" w:author="Katie Kendall" w:date="2026-04-01T13:39:00Z" w16du:dateUtc="2026-04-01T20:39:00Z">
              <w:tcPr>
                <w:tcW w:w="0" w:type="auto"/>
                <w:gridSpan w:val="2"/>
              </w:tcPr>
            </w:tcPrChange>
          </w:tcPr>
          <w:p w14:paraId="638489B3" w14:textId="77777777" w:rsidR="007D5ABA" w:rsidRPr="00F27505" w:rsidRDefault="007D5ABA">
            <w:pPr>
              <w:pStyle w:val="Compact"/>
              <w:jc w:val="center"/>
              <w:rPr>
                <w:rFonts w:cstheme="minorHAnsi"/>
                <w:sz w:val="22"/>
                <w:szCs w:val="22"/>
                <w:rPrChange w:id="138" w:author="Katie Kendall" w:date="2026-04-01T13:39:00Z" w16du:dateUtc="2026-04-01T20:39:00Z">
                  <w:rPr/>
                </w:rPrChange>
              </w:rPr>
              <w:pPrChange w:id="139" w:author="Katie Kendall" w:date="2026-04-01T13:39:00Z" w16du:dateUtc="2026-04-01T20:39:00Z">
                <w:pPr>
                  <w:pStyle w:val="Compact"/>
                </w:pPr>
              </w:pPrChange>
            </w:pPr>
            <w:r w:rsidRPr="00F27505">
              <w:rPr>
                <w:rFonts w:cstheme="minorHAnsi"/>
                <w:sz w:val="22"/>
                <w:szCs w:val="22"/>
                <w:rPrChange w:id="140" w:author="Katie Kendall" w:date="2026-04-01T13:39:00Z" w16du:dateUtc="2026-04-01T20:39:00Z">
                  <w:rPr/>
                </w:rPrChange>
              </w:rPr>
              <w:t>25</w:t>
            </w:r>
          </w:p>
        </w:tc>
        <w:tc>
          <w:tcPr>
            <w:tcW w:w="0" w:type="auto"/>
            <w:tcPrChange w:id="141" w:author="Katie Kendall" w:date="2026-04-01T13:39:00Z" w16du:dateUtc="2026-04-01T20:39:00Z">
              <w:tcPr>
                <w:tcW w:w="0" w:type="auto"/>
                <w:gridSpan w:val="2"/>
              </w:tcPr>
            </w:tcPrChange>
          </w:tcPr>
          <w:p w14:paraId="6EA38B90" w14:textId="77777777" w:rsidR="007D5ABA" w:rsidRPr="00F27505" w:rsidRDefault="007D5ABA">
            <w:pPr>
              <w:pStyle w:val="Compact"/>
              <w:jc w:val="center"/>
              <w:rPr>
                <w:rFonts w:cstheme="minorHAnsi"/>
                <w:sz w:val="22"/>
                <w:szCs w:val="22"/>
                <w:rPrChange w:id="142" w:author="Katie Kendall" w:date="2026-04-01T13:39:00Z" w16du:dateUtc="2026-04-01T20:39:00Z">
                  <w:rPr/>
                </w:rPrChange>
              </w:rPr>
              <w:pPrChange w:id="143" w:author="Katie Kendall" w:date="2026-04-01T13:39:00Z" w16du:dateUtc="2026-04-01T20:39:00Z">
                <w:pPr>
                  <w:pStyle w:val="Compact"/>
                </w:pPr>
              </w:pPrChange>
            </w:pPr>
            <w:r w:rsidRPr="00F27505">
              <w:rPr>
                <w:rFonts w:cstheme="minorHAnsi"/>
                <w:sz w:val="22"/>
                <w:szCs w:val="22"/>
                <w:rPrChange w:id="144" w:author="Katie Kendall" w:date="2026-04-01T13:39:00Z" w16du:dateUtc="2026-04-01T20:39:00Z">
                  <w:rPr/>
                </w:rPrChange>
              </w:rPr>
              <w:t>5,546</w:t>
            </w:r>
          </w:p>
        </w:tc>
        <w:tc>
          <w:tcPr>
            <w:tcW w:w="0" w:type="auto"/>
            <w:tcPrChange w:id="145" w:author="Katie Kendall" w:date="2026-04-01T13:39:00Z" w16du:dateUtc="2026-04-01T20:39:00Z">
              <w:tcPr>
                <w:tcW w:w="0" w:type="auto"/>
                <w:gridSpan w:val="2"/>
              </w:tcPr>
            </w:tcPrChange>
          </w:tcPr>
          <w:p w14:paraId="132E16F7" w14:textId="77777777" w:rsidR="007D5ABA" w:rsidRPr="00F27505" w:rsidRDefault="007D5ABA">
            <w:pPr>
              <w:pStyle w:val="Compact"/>
              <w:jc w:val="center"/>
              <w:rPr>
                <w:rFonts w:cstheme="minorHAnsi"/>
                <w:sz w:val="22"/>
                <w:szCs w:val="22"/>
                <w:rPrChange w:id="146" w:author="Katie Kendall" w:date="2026-04-01T13:39:00Z" w16du:dateUtc="2026-04-01T20:39:00Z">
                  <w:rPr/>
                </w:rPrChange>
              </w:rPr>
              <w:pPrChange w:id="147" w:author="Katie Kendall" w:date="2026-04-01T13:39:00Z" w16du:dateUtc="2026-04-01T20:39:00Z">
                <w:pPr>
                  <w:pStyle w:val="Compact"/>
                </w:pPr>
              </w:pPrChange>
            </w:pPr>
            <w:r w:rsidRPr="00F27505">
              <w:rPr>
                <w:rFonts w:cstheme="minorHAnsi"/>
                <w:sz w:val="22"/>
                <w:szCs w:val="22"/>
                <w:rPrChange w:id="148" w:author="Katie Kendall" w:date="2026-04-01T13:39:00Z" w16du:dateUtc="2026-04-01T20:39:00Z">
                  <w:rPr/>
                </w:rPrChange>
              </w:rPr>
              <w:t>564</w:t>
            </w:r>
          </w:p>
        </w:tc>
      </w:tr>
      <w:tr w:rsidR="007639AF" w14:paraId="50505DC6" w14:textId="77777777" w:rsidTr="004644E8">
        <w:trPr>
          <w:trPrChange w:id="149" w:author="Katie Kendall" w:date="2026-04-01T13:39:00Z" w16du:dateUtc="2026-04-01T20:39:00Z">
            <w:trPr>
              <w:gridBefore w:val="1"/>
            </w:trPr>
          </w:trPrChange>
        </w:trPr>
        <w:tc>
          <w:tcPr>
            <w:tcW w:w="0" w:type="auto"/>
            <w:tcPrChange w:id="150" w:author="Katie Kendall" w:date="2026-04-01T13:39:00Z" w16du:dateUtc="2026-04-01T20:39:00Z">
              <w:tcPr>
                <w:tcW w:w="0" w:type="auto"/>
                <w:gridSpan w:val="2"/>
              </w:tcPr>
            </w:tcPrChange>
          </w:tcPr>
          <w:p w14:paraId="5D903A5B" w14:textId="77777777" w:rsidR="007D5ABA" w:rsidRPr="00F27505" w:rsidRDefault="007D5ABA">
            <w:pPr>
              <w:pStyle w:val="Compact"/>
              <w:jc w:val="center"/>
              <w:rPr>
                <w:rFonts w:cstheme="minorHAnsi"/>
                <w:sz w:val="22"/>
                <w:szCs w:val="22"/>
                <w:rPrChange w:id="151" w:author="Katie Kendall" w:date="2026-04-01T13:39:00Z" w16du:dateUtc="2026-04-01T20:39:00Z">
                  <w:rPr/>
                </w:rPrChange>
              </w:rPr>
              <w:pPrChange w:id="152" w:author="Katie Kendall" w:date="2026-04-01T13:39:00Z" w16du:dateUtc="2026-04-01T20:39:00Z">
                <w:pPr>
                  <w:pStyle w:val="Compact"/>
                </w:pPr>
              </w:pPrChange>
            </w:pPr>
            <w:r w:rsidRPr="00F27505">
              <w:rPr>
                <w:rFonts w:cstheme="minorHAnsi"/>
                <w:sz w:val="22"/>
                <w:szCs w:val="22"/>
                <w:rPrChange w:id="153" w:author="Katie Kendall" w:date="2026-04-01T13:39:00Z" w16du:dateUtc="2026-04-01T20:39:00Z">
                  <w:rPr/>
                </w:rPrChange>
              </w:rPr>
              <w:t>2006</w:t>
            </w:r>
          </w:p>
        </w:tc>
        <w:tc>
          <w:tcPr>
            <w:tcW w:w="0" w:type="auto"/>
            <w:tcPrChange w:id="154" w:author="Katie Kendall" w:date="2026-04-01T13:39:00Z" w16du:dateUtc="2026-04-01T20:39:00Z">
              <w:tcPr>
                <w:tcW w:w="0" w:type="auto"/>
                <w:gridSpan w:val="2"/>
              </w:tcPr>
            </w:tcPrChange>
          </w:tcPr>
          <w:p w14:paraId="011B9066" w14:textId="77777777" w:rsidR="007D5ABA" w:rsidRPr="00F27505" w:rsidRDefault="007D5ABA">
            <w:pPr>
              <w:pStyle w:val="Compact"/>
              <w:jc w:val="center"/>
              <w:rPr>
                <w:rFonts w:cstheme="minorHAnsi"/>
                <w:sz w:val="22"/>
                <w:szCs w:val="22"/>
                <w:rPrChange w:id="155" w:author="Katie Kendall" w:date="2026-04-01T13:39:00Z" w16du:dateUtc="2026-04-01T20:39:00Z">
                  <w:rPr/>
                </w:rPrChange>
              </w:rPr>
              <w:pPrChange w:id="156" w:author="Katie Kendall" w:date="2026-04-01T13:39:00Z" w16du:dateUtc="2026-04-01T20:39:00Z">
                <w:pPr>
                  <w:pStyle w:val="Compact"/>
                </w:pPr>
              </w:pPrChange>
            </w:pPr>
            <w:r w:rsidRPr="00F27505">
              <w:rPr>
                <w:rFonts w:cstheme="minorHAnsi"/>
                <w:sz w:val="22"/>
                <w:szCs w:val="22"/>
                <w:rPrChange w:id="157" w:author="Katie Kendall" w:date="2026-04-01T13:39:00Z" w16du:dateUtc="2026-04-01T20:39:00Z">
                  <w:rPr/>
                </w:rPrChange>
              </w:rPr>
              <w:t>4</w:t>
            </w:r>
          </w:p>
        </w:tc>
        <w:tc>
          <w:tcPr>
            <w:tcW w:w="598" w:type="pct"/>
            <w:tcPrChange w:id="158" w:author="Katie Kendall" w:date="2026-04-01T13:39:00Z" w16du:dateUtc="2026-04-01T20:39:00Z">
              <w:tcPr>
                <w:tcW w:w="0" w:type="auto"/>
              </w:tcPr>
            </w:tcPrChange>
          </w:tcPr>
          <w:p w14:paraId="197F5CA5" w14:textId="77777777" w:rsidR="007D5ABA" w:rsidRPr="00F27505" w:rsidRDefault="007D5ABA">
            <w:pPr>
              <w:pStyle w:val="Compact"/>
              <w:jc w:val="center"/>
              <w:rPr>
                <w:rFonts w:cstheme="minorHAnsi"/>
                <w:sz w:val="22"/>
                <w:szCs w:val="22"/>
                <w:rPrChange w:id="159" w:author="Katie Kendall" w:date="2026-04-01T13:39:00Z" w16du:dateUtc="2026-04-01T20:39:00Z">
                  <w:rPr/>
                </w:rPrChange>
              </w:rPr>
              <w:pPrChange w:id="160" w:author="Katie Kendall" w:date="2026-04-01T13:39:00Z" w16du:dateUtc="2026-04-01T20:39:00Z">
                <w:pPr>
                  <w:pStyle w:val="Compact"/>
                </w:pPr>
              </w:pPrChange>
            </w:pPr>
            <w:r w:rsidRPr="00F27505">
              <w:rPr>
                <w:rFonts w:cstheme="minorHAnsi"/>
                <w:sz w:val="22"/>
                <w:szCs w:val="22"/>
                <w:rPrChange w:id="161" w:author="Katie Kendall" w:date="2026-04-01T13:39:00Z" w16du:dateUtc="2026-04-01T20:39:00Z">
                  <w:rPr/>
                </w:rPrChange>
              </w:rPr>
              <w:t>53</w:t>
            </w:r>
          </w:p>
        </w:tc>
        <w:tc>
          <w:tcPr>
            <w:tcW w:w="410" w:type="pct"/>
            <w:tcPrChange w:id="162" w:author="Katie Kendall" w:date="2026-04-01T13:39:00Z" w16du:dateUtc="2026-04-01T20:39:00Z">
              <w:tcPr>
                <w:tcW w:w="0" w:type="auto"/>
                <w:gridSpan w:val="3"/>
              </w:tcPr>
            </w:tcPrChange>
          </w:tcPr>
          <w:p w14:paraId="4611D346" w14:textId="77777777" w:rsidR="007D5ABA" w:rsidRPr="00F27505" w:rsidRDefault="007D5ABA">
            <w:pPr>
              <w:pStyle w:val="Compact"/>
              <w:jc w:val="center"/>
              <w:rPr>
                <w:rFonts w:cstheme="minorHAnsi"/>
                <w:sz w:val="22"/>
                <w:szCs w:val="22"/>
                <w:rPrChange w:id="163" w:author="Katie Kendall" w:date="2026-04-01T13:39:00Z" w16du:dateUtc="2026-04-01T20:39:00Z">
                  <w:rPr/>
                </w:rPrChange>
              </w:rPr>
              <w:pPrChange w:id="164" w:author="Katie Kendall" w:date="2026-04-01T13:39:00Z" w16du:dateUtc="2026-04-01T20:39:00Z">
                <w:pPr>
                  <w:pStyle w:val="Compact"/>
                </w:pPr>
              </w:pPrChange>
            </w:pPr>
            <w:r w:rsidRPr="00F27505">
              <w:rPr>
                <w:rFonts w:cstheme="minorHAnsi"/>
                <w:sz w:val="22"/>
                <w:szCs w:val="22"/>
                <w:rPrChange w:id="165" w:author="Katie Kendall" w:date="2026-04-01T13:39:00Z" w16du:dateUtc="2026-04-01T20:39:00Z">
                  <w:rPr/>
                </w:rPrChange>
              </w:rPr>
              <w:t>57</w:t>
            </w:r>
          </w:p>
        </w:tc>
        <w:tc>
          <w:tcPr>
            <w:tcW w:w="878" w:type="pct"/>
            <w:tcPrChange w:id="166" w:author="Katie Kendall" w:date="2026-04-01T13:39:00Z" w16du:dateUtc="2026-04-01T20:39:00Z">
              <w:tcPr>
                <w:tcW w:w="0" w:type="auto"/>
                <w:gridSpan w:val="2"/>
              </w:tcPr>
            </w:tcPrChange>
          </w:tcPr>
          <w:p w14:paraId="34E305A6" w14:textId="77777777" w:rsidR="007D5ABA" w:rsidRPr="00F27505" w:rsidRDefault="007D5ABA">
            <w:pPr>
              <w:pStyle w:val="Compact"/>
              <w:jc w:val="center"/>
              <w:rPr>
                <w:rFonts w:cstheme="minorHAnsi"/>
                <w:sz w:val="22"/>
                <w:szCs w:val="22"/>
                <w:rPrChange w:id="167" w:author="Katie Kendall" w:date="2026-04-01T13:39:00Z" w16du:dateUtc="2026-04-01T20:39:00Z">
                  <w:rPr/>
                </w:rPrChange>
              </w:rPr>
              <w:pPrChange w:id="168" w:author="Katie Kendall" w:date="2026-04-01T13:39:00Z" w16du:dateUtc="2026-04-01T20:39:00Z">
                <w:pPr>
                  <w:pStyle w:val="Compact"/>
                </w:pPr>
              </w:pPrChange>
            </w:pPr>
            <w:r w:rsidRPr="00F27505">
              <w:rPr>
                <w:rFonts w:cstheme="minorHAnsi"/>
                <w:sz w:val="22"/>
                <w:szCs w:val="22"/>
                <w:rPrChange w:id="169" w:author="Katie Kendall" w:date="2026-04-01T13:39:00Z" w16du:dateUtc="2026-04-01T20:39:00Z">
                  <w:rPr/>
                </w:rPrChange>
              </w:rPr>
              <w:t>7.0%</w:t>
            </w:r>
          </w:p>
        </w:tc>
        <w:tc>
          <w:tcPr>
            <w:tcW w:w="578" w:type="pct"/>
            <w:tcPrChange w:id="170" w:author="Katie Kendall" w:date="2026-04-01T13:39:00Z" w16du:dateUtc="2026-04-01T20:39:00Z">
              <w:tcPr>
                <w:tcW w:w="0" w:type="auto"/>
                <w:gridSpan w:val="2"/>
              </w:tcPr>
            </w:tcPrChange>
          </w:tcPr>
          <w:p w14:paraId="045C91F7" w14:textId="77777777" w:rsidR="007D5ABA" w:rsidRPr="00F27505" w:rsidRDefault="007D5ABA">
            <w:pPr>
              <w:pStyle w:val="Compact"/>
              <w:jc w:val="center"/>
              <w:rPr>
                <w:rFonts w:cstheme="minorHAnsi"/>
                <w:sz w:val="22"/>
                <w:szCs w:val="22"/>
                <w:rPrChange w:id="171" w:author="Katie Kendall" w:date="2026-04-01T13:39:00Z" w16du:dateUtc="2026-04-01T20:39:00Z">
                  <w:rPr/>
                </w:rPrChange>
              </w:rPr>
              <w:pPrChange w:id="172" w:author="Katie Kendall" w:date="2026-04-01T13:39:00Z" w16du:dateUtc="2026-04-01T20:39:00Z">
                <w:pPr>
                  <w:pStyle w:val="Compact"/>
                </w:pPr>
              </w:pPrChange>
            </w:pPr>
            <w:r w:rsidRPr="00F27505">
              <w:rPr>
                <w:rFonts w:cstheme="minorHAnsi"/>
                <w:sz w:val="22"/>
                <w:szCs w:val="22"/>
                <w:rPrChange w:id="173" w:author="Katie Kendall" w:date="2026-04-01T13:39:00Z" w16du:dateUtc="2026-04-01T20:39:00Z">
                  <w:rPr/>
                </w:rPrChange>
              </w:rPr>
              <w:t>57</w:t>
            </w:r>
          </w:p>
        </w:tc>
        <w:tc>
          <w:tcPr>
            <w:tcW w:w="0" w:type="auto"/>
            <w:tcPrChange w:id="174" w:author="Katie Kendall" w:date="2026-04-01T13:39:00Z" w16du:dateUtc="2026-04-01T20:39:00Z">
              <w:tcPr>
                <w:tcW w:w="0" w:type="auto"/>
                <w:gridSpan w:val="2"/>
              </w:tcPr>
            </w:tcPrChange>
          </w:tcPr>
          <w:p w14:paraId="6E587058" w14:textId="77777777" w:rsidR="007D5ABA" w:rsidRPr="00F27505" w:rsidRDefault="007D5ABA">
            <w:pPr>
              <w:pStyle w:val="Compact"/>
              <w:jc w:val="center"/>
              <w:rPr>
                <w:rFonts w:cstheme="minorHAnsi"/>
                <w:sz w:val="22"/>
                <w:szCs w:val="22"/>
                <w:rPrChange w:id="175" w:author="Katie Kendall" w:date="2026-04-01T13:39:00Z" w16du:dateUtc="2026-04-01T20:39:00Z">
                  <w:rPr/>
                </w:rPrChange>
              </w:rPr>
              <w:pPrChange w:id="176" w:author="Katie Kendall" w:date="2026-04-01T13:39:00Z" w16du:dateUtc="2026-04-01T20:39:00Z">
                <w:pPr>
                  <w:pStyle w:val="Compact"/>
                </w:pPr>
              </w:pPrChange>
            </w:pPr>
            <w:r w:rsidRPr="00F27505">
              <w:rPr>
                <w:rFonts w:cstheme="minorHAnsi"/>
                <w:sz w:val="22"/>
                <w:szCs w:val="22"/>
                <w:rPrChange w:id="177" w:author="Katie Kendall" w:date="2026-04-01T13:39:00Z" w16du:dateUtc="2026-04-01T20:39:00Z">
                  <w:rPr/>
                </w:rPrChange>
              </w:rPr>
              <w:t>6,330</w:t>
            </w:r>
          </w:p>
        </w:tc>
        <w:tc>
          <w:tcPr>
            <w:tcW w:w="0" w:type="auto"/>
            <w:tcPrChange w:id="178" w:author="Katie Kendall" w:date="2026-04-01T13:39:00Z" w16du:dateUtc="2026-04-01T20:39:00Z">
              <w:tcPr>
                <w:tcW w:w="0" w:type="auto"/>
                <w:gridSpan w:val="2"/>
              </w:tcPr>
            </w:tcPrChange>
          </w:tcPr>
          <w:p w14:paraId="51DAC1F9" w14:textId="77777777" w:rsidR="007D5ABA" w:rsidRPr="00F27505" w:rsidRDefault="007D5ABA">
            <w:pPr>
              <w:pStyle w:val="Compact"/>
              <w:jc w:val="center"/>
              <w:rPr>
                <w:rFonts w:cstheme="minorHAnsi"/>
                <w:sz w:val="22"/>
                <w:szCs w:val="22"/>
                <w:rPrChange w:id="179" w:author="Katie Kendall" w:date="2026-04-01T13:39:00Z" w16du:dateUtc="2026-04-01T20:39:00Z">
                  <w:rPr/>
                </w:rPrChange>
              </w:rPr>
              <w:pPrChange w:id="180" w:author="Katie Kendall" w:date="2026-04-01T13:39:00Z" w16du:dateUtc="2026-04-01T20:39:00Z">
                <w:pPr>
                  <w:pStyle w:val="Compact"/>
                </w:pPr>
              </w:pPrChange>
            </w:pPr>
            <w:r w:rsidRPr="00F27505">
              <w:rPr>
                <w:rFonts w:cstheme="minorHAnsi"/>
                <w:sz w:val="22"/>
                <w:szCs w:val="22"/>
                <w:rPrChange w:id="181" w:author="Katie Kendall" w:date="2026-04-01T13:39:00Z" w16du:dateUtc="2026-04-01T20:39:00Z">
                  <w:rPr/>
                </w:rPrChange>
              </w:rPr>
              <w:t>1,611</w:t>
            </w:r>
          </w:p>
        </w:tc>
      </w:tr>
      <w:tr w:rsidR="007639AF" w14:paraId="111683E4" w14:textId="77777777" w:rsidTr="004644E8">
        <w:trPr>
          <w:trPrChange w:id="182" w:author="Katie Kendall" w:date="2026-04-01T13:39:00Z" w16du:dateUtc="2026-04-01T20:39:00Z">
            <w:trPr>
              <w:gridBefore w:val="1"/>
            </w:trPr>
          </w:trPrChange>
        </w:trPr>
        <w:tc>
          <w:tcPr>
            <w:tcW w:w="0" w:type="auto"/>
            <w:tcPrChange w:id="183" w:author="Katie Kendall" w:date="2026-04-01T13:39:00Z" w16du:dateUtc="2026-04-01T20:39:00Z">
              <w:tcPr>
                <w:tcW w:w="0" w:type="auto"/>
                <w:gridSpan w:val="2"/>
              </w:tcPr>
            </w:tcPrChange>
          </w:tcPr>
          <w:p w14:paraId="362A597C" w14:textId="77777777" w:rsidR="007D5ABA" w:rsidRPr="00F27505" w:rsidRDefault="007D5ABA">
            <w:pPr>
              <w:pStyle w:val="Compact"/>
              <w:jc w:val="center"/>
              <w:rPr>
                <w:rFonts w:cstheme="minorHAnsi"/>
                <w:sz w:val="22"/>
                <w:szCs w:val="22"/>
                <w:rPrChange w:id="184" w:author="Katie Kendall" w:date="2026-04-01T13:39:00Z" w16du:dateUtc="2026-04-01T20:39:00Z">
                  <w:rPr/>
                </w:rPrChange>
              </w:rPr>
              <w:pPrChange w:id="185" w:author="Katie Kendall" w:date="2026-04-01T13:39:00Z" w16du:dateUtc="2026-04-01T20:39:00Z">
                <w:pPr>
                  <w:pStyle w:val="Compact"/>
                </w:pPr>
              </w:pPrChange>
            </w:pPr>
            <w:r w:rsidRPr="00F27505">
              <w:rPr>
                <w:rFonts w:cstheme="minorHAnsi"/>
                <w:sz w:val="22"/>
                <w:szCs w:val="22"/>
                <w:rPrChange w:id="186" w:author="Katie Kendall" w:date="2026-04-01T13:39:00Z" w16du:dateUtc="2026-04-01T20:39:00Z">
                  <w:rPr/>
                </w:rPrChange>
              </w:rPr>
              <w:t>2007</w:t>
            </w:r>
          </w:p>
        </w:tc>
        <w:tc>
          <w:tcPr>
            <w:tcW w:w="0" w:type="auto"/>
            <w:tcPrChange w:id="187" w:author="Katie Kendall" w:date="2026-04-01T13:39:00Z" w16du:dateUtc="2026-04-01T20:39:00Z">
              <w:tcPr>
                <w:tcW w:w="0" w:type="auto"/>
                <w:gridSpan w:val="2"/>
              </w:tcPr>
            </w:tcPrChange>
          </w:tcPr>
          <w:p w14:paraId="11B7BABF" w14:textId="77777777" w:rsidR="007D5ABA" w:rsidRPr="00F27505" w:rsidRDefault="007D5ABA">
            <w:pPr>
              <w:pStyle w:val="Compact"/>
              <w:jc w:val="center"/>
              <w:rPr>
                <w:rFonts w:cstheme="minorHAnsi"/>
                <w:sz w:val="22"/>
                <w:szCs w:val="22"/>
                <w:rPrChange w:id="188" w:author="Katie Kendall" w:date="2026-04-01T13:39:00Z" w16du:dateUtc="2026-04-01T20:39:00Z">
                  <w:rPr/>
                </w:rPrChange>
              </w:rPr>
              <w:pPrChange w:id="189" w:author="Katie Kendall" w:date="2026-04-01T13:39:00Z" w16du:dateUtc="2026-04-01T20:39:00Z">
                <w:pPr>
                  <w:pStyle w:val="Compact"/>
                </w:pPr>
              </w:pPrChange>
            </w:pPr>
            <w:r w:rsidRPr="00F27505">
              <w:rPr>
                <w:rFonts w:cstheme="minorHAnsi"/>
                <w:sz w:val="22"/>
                <w:szCs w:val="22"/>
                <w:rPrChange w:id="190" w:author="Katie Kendall" w:date="2026-04-01T13:39:00Z" w16du:dateUtc="2026-04-01T20:39:00Z">
                  <w:rPr/>
                </w:rPrChange>
              </w:rPr>
              <w:t>8</w:t>
            </w:r>
          </w:p>
        </w:tc>
        <w:tc>
          <w:tcPr>
            <w:tcW w:w="598" w:type="pct"/>
            <w:tcPrChange w:id="191" w:author="Katie Kendall" w:date="2026-04-01T13:39:00Z" w16du:dateUtc="2026-04-01T20:39:00Z">
              <w:tcPr>
                <w:tcW w:w="0" w:type="auto"/>
              </w:tcPr>
            </w:tcPrChange>
          </w:tcPr>
          <w:p w14:paraId="5083FCEA" w14:textId="77777777" w:rsidR="007D5ABA" w:rsidRPr="00F27505" w:rsidRDefault="007D5ABA">
            <w:pPr>
              <w:pStyle w:val="Compact"/>
              <w:jc w:val="center"/>
              <w:rPr>
                <w:rFonts w:cstheme="minorHAnsi"/>
                <w:sz w:val="22"/>
                <w:szCs w:val="22"/>
                <w:rPrChange w:id="192" w:author="Katie Kendall" w:date="2026-04-01T13:39:00Z" w16du:dateUtc="2026-04-01T20:39:00Z">
                  <w:rPr/>
                </w:rPrChange>
              </w:rPr>
              <w:pPrChange w:id="193" w:author="Katie Kendall" w:date="2026-04-01T13:39:00Z" w16du:dateUtc="2026-04-01T20:39:00Z">
                <w:pPr>
                  <w:pStyle w:val="Compact"/>
                </w:pPr>
              </w:pPrChange>
            </w:pPr>
            <w:r w:rsidRPr="00F27505">
              <w:rPr>
                <w:rFonts w:cstheme="minorHAnsi"/>
                <w:sz w:val="22"/>
                <w:szCs w:val="22"/>
                <w:rPrChange w:id="194" w:author="Katie Kendall" w:date="2026-04-01T13:39:00Z" w16du:dateUtc="2026-04-01T20:39:00Z">
                  <w:rPr/>
                </w:rPrChange>
              </w:rPr>
              <w:t>99</w:t>
            </w:r>
          </w:p>
        </w:tc>
        <w:tc>
          <w:tcPr>
            <w:tcW w:w="410" w:type="pct"/>
            <w:tcPrChange w:id="195" w:author="Katie Kendall" w:date="2026-04-01T13:39:00Z" w16du:dateUtc="2026-04-01T20:39:00Z">
              <w:tcPr>
                <w:tcW w:w="0" w:type="auto"/>
                <w:gridSpan w:val="3"/>
              </w:tcPr>
            </w:tcPrChange>
          </w:tcPr>
          <w:p w14:paraId="728A7A71" w14:textId="77777777" w:rsidR="007D5ABA" w:rsidRPr="00F27505" w:rsidRDefault="007D5ABA">
            <w:pPr>
              <w:pStyle w:val="Compact"/>
              <w:jc w:val="center"/>
              <w:rPr>
                <w:rFonts w:cstheme="minorHAnsi"/>
                <w:sz w:val="22"/>
                <w:szCs w:val="22"/>
                <w:rPrChange w:id="196" w:author="Katie Kendall" w:date="2026-04-01T13:39:00Z" w16du:dateUtc="2026-04-01T20:39:00Z">
                  <w:rPr/>
                </w:rPrChange>
              </w:rPr>
              <w:pPrChange w:id="197" w:author="Katie Kendall" w:date="2026-04-01T13:39:00Z" w16du:dateUtc="2026-04-01T20:39:00Z">
                <w:pPr>
                  <w:pStyle w:val="Compact"/>
                </w:pPr>
              </w:pPrChange>
            </w:pPr>
            <w:r w:rsidRPr="00F27505">
              <w:rPr>
                <w:rFonts w:cstheme="minorHAnsi"/>
                <w:sz w:val="22"/>
                <w:szCs w:val="22"/>
                <w:rPrChange w:id="198" w:author="Katie Kendall" w:date="2026-04-01T13:39:00Z" w16du:dateUtc="2026-04-01T20:39:00Z">
                  <w:rPr/>
                </w:rPrChange>
              </w:rPr>
              <w:t>107</w:t>
            </w:r>
          </w:p>
        </w:tc>
        <w:tc>
          <w:tcPr>
            <w:tcW w:w="878" w:type="pct"/>
            <w:tcPrChange w:id="199" w:author="Katie Kendall" w:date="2026-04-01T13:39:00Z" w16du:dateUtc="2026-04-01T20:39:00Z">
              <w:tcPr>
                <w:tcW w:w="0" w:type="auto"/>
                <w:gridSpan w:val="2"/>
              </w:tcPr>
            </w:tcPrChange>
          </w:tcPr>
          <w:p w14:paraId="45882E4C" w14:textId="77777777" w:rsidR="007D5ABA" w:rsidRPr="00F27505" w:rsidRDefault="007D5ABA">
            <w:pPr>
              <w:pStyle w:val="Compact"/>
              <w:jc w:val="center"/>
              <w:rPr>
                <w:rFonts w:cstheme="minorHAnsi"/>
                <w:sz w:val="22"/>
                <w:szCs w:val="22"/>
                <w:rPrChange w:id="200" w:author="Katie Kendall" w:date="2026-04-01T13:39:00Z" w16du:dateUtc="2026-04-01T20:39:00Z">
                  <w:rPr/>
                </w:rPrChange>
              </w:rPr>
              <w:pPrChange w:id="201" w:author="Katie Kendall" w:date="2026-04-01T13:39:00Z" w16du:dateUtc="2026-04-01T20:39:00Z">
                <w:pPr>
                  <w:pStyle w:val="Compact"/>
                </w:pPr>
              </w:pPrChange>
            </w:pPr>
            <w:r w:rsidRPr="00F27505">
              <w:rPr>
                <w:rFonts w:cstheme="minorHAnsi"/>
                <w:sz w:val="22"/>
                <w:szCs w:val="22"/>
                <w:rPrChange w:id="202" w:author="Katie Kendall" w:date="2026-04-01T13:39:00Z" w16du:dateUtc="2026-04-01T20:39:00Z">
                  <w:rPr/>
                </w:rPrChange>
              </w:rPr>
              <w:t>7.5%</w:t>
            </w:r>
          </w:p>
        </w:tc>
        <w:tc>
          <w:tcPr>
            <w:tcW w:w="578" w:type="pct"/>
            <w:tcPrChange w:id="203" w:author="Katie Kendall" w:date="2026-04-01T13:39:00Z" w16du:dateUtc="2026-04-01T20:39:00Z">
              <w:tcPr>
                <w:tcW w:w="0" w:type="auto"/>
                <w:gridSpan w:val="2"/>
              </w:tcPr>
            </w:tcPrChange>
          </w:tcPr>
          <w:p w14:paraId="1464ED28" w14:textId="77777777" w:rsidR="007D5ABA" w:rsidRPr="00F27505" w:rsidRDefault="007D5ABA">
            <w:pPr>
              <w:pStyle w:val="Compact"/>
              <w:jc w:val="center"/>
              <w:rPr>
                <w:rFonts w:cstheme="minorHAnsi"/>
                <w:sz w:val="22"/>
                <w:szCs w:val="22"/>
                <w:rPrChange w:id="204" w:author="Katie Kendall" w:date="2026-04-01T13:39:00Z" w16du:dateUtc="2026-04-01T20:39:00Z">
                  <w:rPr/>
                </w:rPrChange>
              </w:rPr>
              <w:pPrChange w:id="205" w:author="Katie Kendall" w:date="2026-04-01T13:39:00Z" w16du:dateUtc="2026-04-01T20:39:00Z">
                <w:pPr>
                  <w:pStyle w:val="Compact"/>
                </w:pPr>
              </w:pPrChange>
            </w:pPr>
            <w:r w:rsidRPr="00F27505">
              <w:rPr>
                <w:rFonts w:cstheme="minorHAnsi"/>
                <w:sz w:val="22"/>
                <w:szCs w:val="22"/>
                <w:rPrChange w:id="206" w:author="Katie Kendall" w:date="2026-04-01T13:39:00Z" w16du:dateUtc="2026-04-01T20:39:00Z">
                  <w:rPr/>
                </w:rPrChange>
              </w:rPr>
              <w:t>107</w:t>
            </w:r>
          </w:p>
        </w:tc>
        <w:tc>
          <w:tcPr>
            <w:tcW w:w="0" w:type="auto"/>
            <w:tcPrChange w:id="207" w:author="Katie Kendall" w:date="2026-04-01T13:39:00Z" w16du:dateUtc="2026-04-01T20:39:00Z">
              <w:tcPr>
                <w:tcW w:w="0" w:type="auto"/>
                <w:gridSpan w:val="2"/>
              </w:tcPr>
            </w:tcPrChange>
          </w:tcPr>
          <w:p w14:paraId="7EEADF4F" w14:textId="77777777" w:rsidR="007D5ABA" w:rsidRPr="00F27505" w:rsidRDefault="007D5ABA">
            <w:pPr>
              <w:pStyle w:val="Compact"/>
              <w:jc w:val="center"/>
              <w:rPr>
                <w:rFonts w:cstheme="minorHAnsi"/>
                <w:sz w:val="22"/>
                <w:szCs w:val="22"/>
                <w:rPrChange w:id="208" w:author="Katie Kendall" w:date="2026-04-01T13:39:00Z" w16du:dateUtc="2026-04-01T20:39:00Z">
                  <w:rPr/>
                </w:rPrChange>
              </w:rPr>
              <w:pPrChange w:id="209" w:author="Katie Kendall" w:date="2026-04-01T13:39:00Z" w16du:dateUtc="2026-04-01T20:39:00Z">
                <w:pPr>
                  <w:pStyle w:val="Compact"/>
                </w:pPr>
              </w:pPrChange>
            </w:pPr>
            <w:r w:rsidRPr="00F27505">
              <w:rPr>
                <w:rFonts w:cstheme="minorHAnsi"/>
                <w:sz w:val="22"/>
                <w:szCs w:val="22"/>
                <w:rPrChange w:id="210" w:author="Katie Kendall" w:date="2026-04-01T13:39:00Z" w16du:dateUtc="2026-04-01T20:39:00Z">
                  <w:rPr/>
                </w:rPrChange>
              </w:rPr>
              <w:t>4,682</w:t>
            </w:r>
          </w:p>
        </w:tc>
        <w:tc>
          <w:tcPr>
            <w:tcW w:w="0" w:type="auto"/>
            <w:tcPrChange w:id="211" w:author="Katie Kendall" w:date="2026-04-01T13:39:00Z" w16du:dateUtc="2026-04-01T20:39:00Z">
              <w:tcPr>
                <w:tcW w:w="0" w:type="auto"/>
                <w:gridSpan w:val="2"/>
              </w:tcPr>
            </w:tcPrChange>
          </w:tcPr>
          <w:p w14:paraId="1385DA5B" w14:textId="77777777" w:rsidR="007D5ABA" w:rsidRPr="00F27505" w:rsidRDefault="007D5ABA">
            <w:pPr>
              <w:pStyle w:val="Compact"/>
              <w:jc w:val="center"/>
              <w:rPr>
                <w:rFonts w:cstheme="minorHAnsi"/>
                <w:sz w:val="22"/>
                <w:szCs w:val="22"/>
                <w:rPrChange w:id="212" w:author="Katie Kendall" w:date="2026-04-01T13:39:00Z" w16du:dateUtc="2026-04-01T20:39:00Z">
                  <w:rPr/>
                </w:rPrChange>
              </w:rPr>
              <w:pPrChange w:id="213" w:author="Katie Kendall" w:date="2026-04-01T13:39:00Z" w16du:dateUtc="2026-04-01T20:39:00Z">
                <w:pPr>
                  <w:pStyle w:val="Compact"/>
                </w:pPr>
              </w:pPrChange>
            </w:pPr>
            <w:r w:rsidRPr="00F27505">
              <w:rPr>
                <w:rFonts w:cstheme="minorHAnsi"/>
                <w:sz w:val="22"/>
                <w:szCs w:val="22"/>
                <w:rPrChange w:id="214" w:author="Katie Kendall" w:date="2026-04-01T13:39:00Z" w16du:dateUtc="2026-04-01T20:39:00Z">
                  <w:rPr/>
                </w:rPrChange>
              </w:rPr>
              <w:t>6,310</w:t>
            </w:r>
          </w:p>
        </w:tc>
      </w:tr>
      <w:tr w:rsidR="007639AF" w14:paraId="043B8957" w14:textId="77777777" w:rsidTr="004644E8">
        <w:trPr>
          <w:trPrChange w:id="215" w:author="Katie Kendall" w:date="2026-04-01T13:39:00Z" w16du:dateUtc="2026-04-01T20:39:00Z">
            <w:trPr>
              <w:gridBefore w:val="1"/>
            </w:trPr>
          </w:trPrChange>
        </w:trPr>
        <w:tc>
          <w:tcPr>
            <w:tcW w:w="0" w:type="auto"/>
            <w:tcPrChange w:id="216" w:author="Katie Kendall" w:date="2026-04-01T13:39:00Z" w16du:dateUtc="2026-04-01T20:39:00Z">
              <w:tcPr>
                <w:tcW w:w="0" w:type="auto"/>
                <w:gridSpan w:val="2"/>
              </w:tcPr>
            </w:tcPrChange>
          </w:tcPr>
          <w:p w14:paraId="27CE8976" w14:textId="77777777" w:rsidR="007D5ABA" w:rsidRPr="00F27505" w:rsidRDefault="007D5ABA">
            <w:pPr>
              <w:pStyle w:val="Compact"/>
              <w:jc w:val="center"/>
              <w:rPr>
                <w:rFonts w:cstheme="minorHAnsi"/>
                <w:sz w:val="22"/>
                <w:szCs w:val="22"/>
                <w:rPrChange w:id="217" w:author="Katie Kendall" w:date="2026-04-01T13:39:00Z" w16du:dateUtc="2026-04-01T20:39:00Z">
                  <w:rPr/>
                </w:rPrChange>
              </w:rPr>
              <w:pPrChange w:id="218" w:author="Katie Kendall" w:date="2026-04-01T13:39:00Z" w16du:dateUtc="2026-04-01T20:39:00Z">
                <w:pPr>
                  <w:pStyle w:val="Compact"/>
                </w:pPr>
              </w:pPrChange>
            </w:pPr>
            <w:r w:rsidRPr="00F27505">
              <w:rPr>
                <w:rFonts w:cstheme="minorHAnsi"/>
                <w:sz w:val="22"/>
                <w:szCs w:val="22"/>
                <w:rPrChange w:id="219" w:author="Katie Kendall" w:date="2026-04-01T13:39:00Z" w16du:dateUtc="2026-04-01T20:39:00Z">
                  <w:rPr/>
                </w:rPrChange>
              </w:rPr>
              <w:t>2008</w:t>
            </w:r>
          </w:p>
        </w:tc>
        <w:tc>
          <w:tcPr>
            <w:tcW w:w="0" w:type="auto"/>
            <w:tcPrChange w:id="220" w:author="Katie Kendall" w:date="2026-04-01T13:39:00Z" w16du:dateUtc="2026-04-01T20:39:00Z">
              <w:tcPr>
                <w:tcW w:w="0" w:type="auto"/>
                <w:gridSpan w:val="2"/>
              </w:tcPr>
            </w:tcPrChange>
          </w:tcPr>
          <w:p w14:paraId="397C4038" w14:textId="77777777" w:rsidR="007D5ABA" w:rsidRPr="00F27505" w:rsidRDefault="007D5ABA">
            <w:pPr>
              <w:pStyle w:val="Compact"/>
              <w:jc w:val="center"/>
              <w:rPr>
                <w:rFonts w:cstheme="minorHAnsi"/>
                <w:sz w:val="22"/>
                <w:szCs w:val="22"/>
                <w:rPrChange w:id="221" w:author="Katie Kendall" w:date="2026-04-01T13:39:00Z" w16du:dateUtc="2026-04-01T20:39:00Z">
                  <w:rPr/>
                </w:rPrChange>
              </w:rPr>
              <w:pPrChange w:id="222" w:author="Katie Kendall" w:date="2026-04-01T13:39:00Z" w16du:dateUtc="2026-04-01T20:39:00Z">
                <w:pPr>
                  <w:pStyle w:val="Compact"/>
                </w:pPr>
              </w:pPrChange>
            </w:pPr>
            <w:r w:rsidRPr="00F27505">
              <w:rPr>
                <w:rFonts w:cstheme="minorHAnsi"/>
                <w:sz w:val="22"/>
                <w:szCs w:val="22"/>
                <w:rPrChange w:id="223" w:author="Katie Kendall" w:date="2026-04-01T13:39:00Z" w16du:dateUtc="2026-04-01T20:39:00Z">
                  <w:rPr/>
                </w:rPrChange>
              </w:rPr>
              <w:t>11</w:t>
            </w:r>
          </w:p>
        </w:tc>
        <w:tc>
          <w:tcPr>
            <w:tcW w:w="598" w:type="pct"/>
            <w:tcPrChange w:id="224" w:author="Katie Kendall" w:date="2026-04-01T13:39:00Z" w16du:dateUtc="2026-04-01T20:39:00Z">
              <w:tcPr>
                <w:tcW w:w="0" w:type="auto"/>
              </w:tcPr>
            </w:tcPrChange>
          </w:tcPr>
          <w:p w14:paraId="6EB881B4" w14:textId="77777777" w:rsidR="007D5ABA" w:rsidRPr="00F27505" w:rsidRDefault="007D5ABA">
            <w:pPr>
              <w:pStyle w:val="Compact"/>
              <w:jc w:val="center"/>
              <w:rPr>
                <w:rFonts w:cstheme="minorHAnsi"/>
                <w:sz w:val="22"/>
                <w:szCs w:val="22"/>
                <w:rPrChange w:id="225" w:author="Katie Kendall" w:date="2026-04-01T13:39:00Z" w16du:dateUtc="2026-04-01T20:39:00Z">
                  <w:rPr/>
                </w:rPrChange>
              </w:rPr>
              <w:pPrChange w:id="226" w:author="Katie Kendall" w:date="2026-04-01T13:39:00Z" w16du:dateUtc="2026-04-01T20:39:00Z">
                <w:pPr>
                  <w:pStyle w:val="Compact"/>
                </w:pPr>
              </w:pPrChange>
            </w:pPr>
            <w:r w:rsidRPr="00F27505">
              <w:rPr>
                <w:rFonts w:cstheme="minorHAnsi"/>
                <w:sz w:val="22"/>
                <w:szCs w:val="22"/>
                <w:rPrChange w:id="227" w:author="Katie Kendall" w:date="2026-04-01T13:39:00Z" w16du:dateUtc="2026-04-01T20:39:00Z">
                  <w:rPr/>
                </w:rPrChange>
              </w:rPr>
              <w:t>80</w:t>
            </w:r>
          </w:p>
        </w:tc>
        <w:tc>
          <w:tcPr>
            <w:tcW w:w="410" w:type="pct"/>
            <w:tcPrChange w:id="228" w:author="Katie Kendall" w:date="2026-04-01T13:39:00Z" w16du:dateUtc="2026-04-01T20:39:00Z">
              <w:tcPr>
                <w:tcW w:w="0" w:type="auto"/>
                <w:gridSpan w:val="3"/>
              </w:tcPr>
            </w:tcPrChange>
          </w:tcPr>
          <w:p w14:paraId="3754BCAB" w14:textId="77777777" w:rsidR="007D5ABA" w:rsidRPr="00F27505" w:rsidRDefault="007D5ABA">
            <w:pPr>
              <w:pStyle w:val="Compact"/>
              <w:jc w:val="center"/>
              <w:rPr>
                <w:rFonts w:cstheme="minorHAnsi"/>
                <w:sz w:val="22"/>
                <w:szCs w:val="22"/>
                <w:rPrChange w:id="229" w:author="Katie Kendall" w:date="2026-04-01T13:39:00Z" w16du:dateUtc="2026-04-01T20:39:00Z">
                  <w:rPr/>
                </w:rPrChange>
              </w:rPr>
              <w:pPrChange w:id="230" w:author="Katie Kendall" w:date="2026-04-01T13:39:00Z" w16du:dateUtc="2026-04-01T20:39:00Z">
                <w:pPr>
                  <w:pStyle w:val="Compact"/>
                </w:pPr>
              </w:pPrChange>
            </w:pPr>
            <w:r w:rsidRPr="00F27505">
              <w:rPr>
                <w:rFonts w:cstheme="minorHAnsi"/>
                <w:sz w:val="22"/>
                <w:szCs w:val="22"/>
                <w:rPrChange w:id="231" w:author="Katie Kendall" w:date="2026-04-01T13:39:00Z" w16du:dateUtc="2026-04-01T20:39:00Z">
                  <w:rPr/>
                </w:rPrChange>
              </w:rPr>
              <w:t>91</w:t>
            </w:r>
          </w:p>
        </w:tc>
        <w:tc>
          <w:tcPr>
            <w:tcW w:w="878" w:type="pct"/>
            <w:tcPrChange w:id="232" w:author="Katie Kendall" w:date="2026-04-01T13:39:00Z" w16du:dateUtc="2026-04-01T20:39:00Z">
              <w:tcPr>
                <w:tcW w:w="0" w:type="auto"/>
                <w:gridSpan w:val="2"/>
              </w:tcPr>
            </w:tcPrChange>
          </w:tcPr>
          <w:p w14:paraId="48D6C3B6" w14:textId="77777777" w:rsidR="007D5ABA" w:rsidRPr="00F27505" w:rsidRDefault="007D5ABA">
            <w:pPr>
              <w:pStyle w:val="Compact"/>
              <w:jc w:val="center"/>
              <w:rPr>
                <w:rFonts w:cstheme="minorHAnsi"/>
                <w:sz w:val="22"/>
                <w:szCs w:val="22"/>
                <w:rPrChange w:id="233" w:author="Katie Kendall" w:date="2026-04-01T13:39:00Z" w16du:dateUtc="2026-04-01T20:39:00Z">
                  <w:rPr/>
                </w:rPrChange>
              </w:rPr>
              <w:pPrChange w:id="234" w:author="Katie Kendall" w:date="2026-04-01T13:39:00Z" w16du:dateUtc="2026-04-01T20:39:00Z">
                <w:pPr>
                  <w:pStyle w:val="Compact"/>
                </w:pPr>
              </w:pPrChange>
            </w:pPr>
            <w:r w:rsidRPr="00F27505">
              <w:rPr>
                <w:rFonts w:cstheme="minorHAnsi"/>
                <w:sz w:val="22"/>
                <w:szCs w:val="22"/>
                <w:rPrChange w:id="235" w:author="Katie Kendall" w:date="2026-04-01T13:39:00Z" w16du:dateUtc="2026-04-01T20:39:00Z">
                  <w:rPr/>
                </w:rPrChange>
              </w:rPr>
              <w:t>12.1%</w:t>
            </w:r>
          </w:p>
        </w:tc>
        <w:tc>
          <w:tcPr>
            <w:tcW w:w="578" w:type="pct"/>
            <w:tcPrChange w:id="236" w:author="Katie Kendall" w:date="2026-04-01T13:39:00Z" w16du:dateUtc="2026-04-01T20:39:00Z">
              <w:tcPr>
                <w:tcW w:w="0" w:type="auto"/>
                <w:gridSpan w:val="2"/>
              </w:tcPr>
            </w:tcPrChange>
          </w:tcPr>
          <w:p w14:paraId="721F03EB" w14:textId="77777777" w:rsidR="007D5ABA" w:rsidRPr="00F27505" w:rsidRDefault="007D5ABA">
            <w:pPr>
              <w:pStyle w:val="Compact"/>
              <w:jc w:val="center"/>
              <w:rPr>
                <w:rFonts w:cstheme="minorHAnsi"/>
                <w:sz w:val="22"/>
                <w:szCs w:val="22"/>
                <w:rPrChange w:id="237" w:author="Katie Kendall" w:date="2026-04-01T13:39:00Z" w16du:dateUtc="2026-04-01T20:39:00Z">
                  <w:rPr/>
                </w:rPrChange>
              </w:rPr>
              <w:pPrChange w:id="238" w:author="Katie Kendall" w:date="2026-04-01T13:39:00Z" w16du:dateUtc="2026-04-01T20:39:00Z">
                <w:pPr>
                  <w:pStyle w:val="Compact"/>
                </w:pPr>
              </w:pPrChange>
            </w:pPr>
            <w:r w:rsidRPr="00F27505">
              <w:rPr>
                <w:rFonts w:cstheme="minorHAnsi"/>
                <w:sz w:val="22"/>
                <w:szCs w:val="22"/>
                <w:rPrChange w:id="239" w:author="Katie Kendall" w:date="2026-04-01T13:39:00Z" w16du:dateUtc="2026-04-01T20:39:00Z">
                  <w:rPr/>
                </w:rPrChange>
              </w:rPr>
              <w:t>88</w:t>
            </w:r>
          </w:p>
        </w:tc>
        <w:tc>
          <w:tcPr>
            <w:tcW w:w="0" w:type="auto"/>
            <w:tcPrChange w:id="240" w:author="Katie Kendall" w:date="2026-04-01T13:39:00Z" w16du:dateUtc="2026-04-01T20:39:00Z">
              <w:tcPr>
                <w:tcW w:w="0" w:type="auto"/>
                <w:gridSpan w:val="2"/>
              </w:tcPr>
            </w:tcPrChange>
          </w:tcPr>
          <w:p w14:paraId="2AE6304E" w14:textId="77777777" w:rsidR="007D5ABA" w:rsidRPr="00F27505" w:rsidRDefault="007D5ABA">
            <w:pPr>
              <w:pStyle w:val="Compact"/>
              <w:jc w:val="center"/>
              <w:rPr>
                <w:rFonts w:cstheme="minorHAnsi"/>
                <w:sz w:val="22"/>
                <w:szCs w:val="22"/>
                <w:rPrChange w:id="241" w:author="Katie Kendall" w:date="2026-04-01T13:39:00Z" w16du:dateUtc="2026-04-01T20:39:00Z">
                  <w:rPr/>
                </w:rPrChange>
              </w:rPr>
              <w:pPrChange w:id="242" w:author="Katie Kendall" w:date="2026-04-01T13:39:00Z" w16du:dateUtc="2026-04-01T20:39:00Z">
                <w:pPr>
                  <w:pStyle w:val="Compact"/>
                </w:pPr>
              </w:pPrChange>
            </w:pPr>
            <w:r w:rsidRPr="00F27505">
              <w:rPr>
                <w:rFonts w:cstheme="minorHAnsi"/>
                <w:sz w:val="22"/>
                <w:szCs w:val="22"/>
                <w:rPrChange w:id="243" w:author="Katie Kendall" w:date="2026-04-01T13:39:00Z" w16du:dateUtc="2026-04-01T20:39:00Z">
                  <w:rPr/>
                </w:rPrChange>
              </w:rPr>
              <w:t>4,960</w:t>
            </w:r>
          </w:p>
        </w:tc>
        <w:tc>
          <w:tcPr>
            <w:tcW w:w="0" w:type="auto"/>
            <w:tcPrChange w:id="244" w:author="Katie Kendall" w:date="2026-04-01T13:39:00Z" w16du:dateUtc="2026-04-01T20:39:00Z">
              <w:tcPr>
                <w:tcW w:w="0" w:type="auto"/>
                <w:gridSpan w:val="2"/>
              </w:tcPr>
            </w:tcPrChange>
          </w:tcPr>
          <w:p w14:paraId="5BD7E365" w14:textId="77777777" w:rsidR="007D5ABA" w:rsidRPr="00F27505" w:rsidRDefault="007D5ABA">
            <w:pPr>
              <w:pStyle w:val="Compact"/>
              <w:jc w:val="center"/>
              <w:rPr>
                <w:rFonts w:cstheme="minorHAnsi"/>
                <w:sz w:val="22"/>
                <w:szCs w:val="22"/>
                <w:rPrChange w:id="245" w:author="Katie Kendall" w:date="2026-04-01T13:39:00Z" w16du:dateUtc="2026-04-01T20:39:00Z">
                  <w:rPr/>
                </w:rPrChange>
              </w:rPr>
              <w:pPrChange w:id="246" w:author="Katie Kendall" w:date="2026-04-01T13:39:00Z" w16du:dateUtc="2026-04-01T20:39:00Z">
                <w:pPr>
                  <w:pStyle w:val="Compact"/>
                </w:pPr>
              </w:pPrChange>
            </w:pPr>
            <w:r w:rsidRPr="00F27505">
              <w:rPr>
                <w:rFonts w:cstheme="minorHAnsi"/>
                <w:sz w:val="22"/>
                <w:szCs w:val="22"/>
                <w:rPrChange w:id="247" w:author="Katie Kendall" w:date="2026-04-01T13:39:00Z" w16du:dateUtc="2026-04-01T20:39:00Z">
                  <w:rPr/>
                </w:rPrChange>
              </w:rPr>
              <w:t>153</w:t>
            </w:r>
          </w:p>
        </w:tc>
      </w:tr>
      <w:tr w:rsidR="007639AF" w14:paraId="36BC3CA1" w14:textId="77777777" w:rsidTr="004644E8">
        <w:trPr>
          <w:trPrChange w:id="248" w:author="Katie Kendall" w:date="2026-04-01T13:39:00Z" w16du:dateUtc="2026-04-01T20:39:00Z">
            <w:trPr>
              <w:gridBefore w:val="1"/>
            </w:trPr>
          </w:trPrChange>
        </w:trPr>
        <w:tc>
          <w:tcPr>
            <w:tcW w:w="0" w:type="auto"/>
            <w:tcPrChange w:id="249" w:author="Katie Kendall" w:date="2026-04-01T13:39:00Z" w16du:dateUtc="2026-04-01T20:39:00Z">
              <w:tcPr>
                <w:tcW w:w="0" w:type="auto"/>
                <w:gridSpan w:val="2"/>
              </w:tcPr>
            </w:tcPrChange>
          </w:tcPr>
          <w:p w14:paraId="7B107471" w14:textId="77777777" w:rsidR="007D5ABA" w:rsidRPr="00F27505" w:rsidRDefault="007D5ABA">
            <w:pPr>
              <w:pStyle w:val="Compact"/>
              <w:jc w:val="center"/>
              <w:rPr>
                <w:rFonts w:cstheme="minorHAnsi"/>
                <w:sz w:val="22"/>
                <w:szCs w:val="22"/>
                <w:rPrChange w:id="250" w:author="Katie Kendall" w:date="2026-04-01T13:39:00Z" w16du:dateUtc="2026-04-01T20:39:00Z">
                  <w:rPr/>
                </w:rPrChange>
              </w:rPr>
              <w:pPrChange w:id="251" w:author="Katie Kendall" w:date="2026-04-01T13:39:00Z" w16du:dateUtc="2026-04-01T20:39:00Z">
                <w:pPr>
                  <w:pStyle w:val="Compact"/>
                </w:pPr>
              </w:pPrChange>
            </w:pPr>
            <w:r w:rsidRPr="00F27505">
              <w:rPr>
                <w:rFonts w:cstheme="minorHAnsi"/>
                <w:sz w:val="22"/>
                <w:szCs w:val="22"/>
                <w:rPrChange w:id="252" w:author="Katie Kendall" w:date="2026-04-01T13:39:00Z" w16du:dateUtc="2026-04-01T20:39:00Z">
                  <w:rPr/>
                </w:rPrChange>
              </w:rPr>
              <w:t>2009</w:t>
            </w:r>
          </w:p>
        </w:tc>
        <w:tc>
          <w:tcPr>
            <w:tcW w:w="0" w:type="auto"/>
            <w:tcPrChange w:id="253" w:author="Katie Kendall" w:date="2026-04-01T13:39:00Z" w16du:dateUtc="2026-04-01T20:39:00Z">
              <w:tcPr>
                <w:tcW w:w="0" w:type="auto"/>
                <w:gridSpan w:val="2"/>
              </w:tcPr>
            </w:tcPrChange>
          </w:tcPr>
          <w:p w14:paraId="415008D7" w14:textId="77777777" w:rsidR="007D5ABA" w:rsidRPr="00F27505" w:rsidRDefault="007D5ABA">
            <w:pPr>
              <w:pStyle w:val="Compact"/>
              <w:jc w:val="center"/>
              <w:rPr>
                <w:rFonts w:cstheme="minorHAnsi"/>
                <w:sz w:val="22"/>
                <w:szCs w:val="22"/>
                <w:rPrChange w:id="254" w:author="Katie Kendall" w:date="2026-04-01T13:39:00Z" w16du:dateUtc="2026-04-01T20:39:00Z">
                  <w:rPr/>
                </w:rPrChange>
              </w:rPr>
              <w:pPrChange w:id="255" w:author="Katie Kendall" w:date="2026-04-01T13:39:00Z" w16du:dateUtc="2026-04-01T20:39:00Z">
                <w:pPr>
                  <w:pStyle w:val="Compact"/>
                </w:pPr>
              </w:pPrChange>
            </w:pPr>
            <w:r w:rsidRPr="00F27505">
              <w:rPr>
                <w:rFonts w:cstheme="minorHAnsi"/>
                <w:sz w:val="22"/>
                <w:szCs w:val="22"/>
                <w:rPrChange w:id="256" w:author="Katie Kendall" w:date="2026-04-01T13:39:00Z" w16du:dateUtc="2026-04-01T20:39:00Z">
                  <w:rPr/>
                </w:rPrChange>
              </w:rPr>
              <w:t>22</w:t>
            </w:r>
          </w:p>
        </w:tc>
        <w:tc>
          <w:tcPr>
            <w:tcW w:w="598" w:type="pct"/>
            <w:tcPrChange w:id="257" w:author="Katie Kendall" w:date="2026-04-01T13:39:00Z" w16du:dateUtc="2026-04-01T20:39:00Z">
              <w:tcPr>
                <w:tcW w:w="0" w:type="auto"/>
              </w:tcPr>
            </w:tcPrChange>
          </w:tcPr>
          <w:p w14:paraId="366FE843" w14:textId="77777777" w:rsidR="007D5ABA" w:rsidRPr="00F27505" w:rsidRDefault="007D5ABA">
            <w:pPr>
              <w:pStyle w:val="Compact"/>
              <w:jc w:val="center"/>
              <w:rPr>
                <w:rFonts w:cstheme="minorHAnsi"/>
                <w:sz w:val="22"/>
                <w:szCs w:val="22"/>
                <w:rPrChange w:id="258" w:author="Katie Kendall" w:date="2026-04-01T13:39:00Z" w16du:dateUtc="2026-04-01T20:39:00Z">
                  <w:rPr/>
                </w:rPrChange>
              </w:rPr>
              <w:pPrChange w:id="259" w:author="Katie Kendall" w:date="2026-04-01T13:39:00Z" w16du:dateUtc="2026-04-01T20:39:00Z">
                <w:pPr>
                  <w:pStyle w:val="Compact"/>
                </w:pPr>
              </w:pPrChange>
            </w:pPr>
            <w:r w:rsidRPr="00F27505">
              <w:rPr>
                <w:rFonts w:cstheme="minorHAnsi"/>
                <w:sz w:val="22"/>
                <w:szCs w:val="22"/>
                <w:rPrChange w:id="260" w:author="Katie Kendall" w:date="2026-04-01T13:39:00Z" w16du:dateUtc="2026-04-01T20:39:00Z">
                  <w:rPr/>
                </w:rPrChange>
              </w:rPr>
              <w:t>108</w:t>
            </w:r>
          </w:p>
        </w:tc>
        <w:tc>
          <w:tcPr>
            <w:tcW w:w="410" w:type="pct"/>
            <w:tcPrChange w:id="261" w:author="Katie Kendall" w:date="2026-04-01T13:39:00Z" w16du:dateUtc="2026-04-01T20:39:00Z">
              <w:tcPr>
                <w:tcW w:w="0" w:type="auto"/>
                <w:gridSpan w:val="3"/>
              </w:tcPr>
            </w:tcPrChange>
          </w:tcPr>
          <w:p w14:paraId="7E2E291A" w14:textId="77777777" w:rsidR="007D5ABA" w:rsidRPr="00F27505" w:rsidRDefault="007D5ABA">
            <w:pPr>
              <w:pStyle w:val="Compact"/>
              <w:jc w:val="center"/>
              <w:rPr>
                <w:rFonts w:cstheme="minorHAnsi"/>
                <w:sz w:val="22"/>
                <w:szCs w:val="22"/>
                <w:rPrChange w:id="262" w:author="Katie Kendall" w:date="2026-04-01T13:39:00Z" w16du:dateUtc="2026-04-01T20:39:00Z">
                  <w:rPr/>
                </w:rPrChange>
              </w:rPr>
              <w:pPrChange w:id="263" w:author="Katie Kendall" w:date="2026-04-01T13:39:00Z" w16du:dateUtc="2026-04-01T20:39:00Z">
                <w:pPr>
                  <w:pStyle w:val="Compact"/>
                </w:pPr>
              </w:pPrChange>
            </w:pPr>
            <w:r w:rsidRPr="00F27505">
              <w:rPr>
                <w:rFonts w:cstheme="minorHAnsi"/>
                <w:sz w:val="22"/>
                <w:szCs w:val="22"/>
                <w:rPrChange w:id="264" w:author="Katie Kendall" w:date="2026-04-01T13:39:00Z" w16du:dateUtc="2026-04-01T20:39:00Z">
                  <w:rPr/>
                </w:rPrChange>
              </w:rPr>
              <w:t>130</w:t>
            </w:r>
          </w:p>
        </w:tc>
        <w:tc>
          <w:tcPr>
            <w:tcW w:w="878" w:type="pct"/>
            <w:tcPrChange w:id="265" w:author="Katie Kendall" w:date="2026-04-01T13:39:00Z" w16du:dateUtc="2026-04-01T20:39:00Z">
              <w:tcPr>
                <w:tcW w:w="0" w:type="auto"/>
                <w:gridSpan w:val="2"/>
              </w:tcPr>
            </w:tcPrChange>
          </w:tcPr>
          <w:p w14:paraId="4BEBD7AF" w14:textId="77777777" w:rsidR="007D5ABA" w:rsidRPr="00F27505" w:rsidRDefault="007D5ABA">
            <w:pPr>
              <w:pStyle w:val="Compact"/>
              <w:jc w:val="center"/>
              <w:rPr>
                <w:rFonts w:cstheme="minorHAnsi"/>
                <w:sz w:val="22"/>
                <w:szCs w:val="22"/>
                <w:rPrChange w:id="266" w:author="Katie Kendall" w:date="2026-04-01T13:39:00Z" w16du:dateUtc="2026-04-01T20:39:00Z">
                  <w:rPr/>
                </w:rPrChange>
              </w:rPr>
              <w:pPrChange w:id="267" w:author="Katie Kendall" w:date="2026-04-01T13:39:00Z" w16du:dateUtc="2026-04-01T20:39:00Z">
                <w:pPr>
                  <w:pStyle w:val="Compact"/>
                </w:pPr>
              </w:pPrChange>
            </w:pPr>
            <w:r w:rsidRPr="00F27505">
              <w:rPr>
                <w:rFonts w:cstheme="minorHAnsi"/>
                <w:sz w:val="22"/>
                <w:szCs w:val="22"/>
                <w:rPrChange w:id="268" w:author="Katie Kendall" w:date="2026-04-01T13:39:00Z" w16du:dateUtc="2026-04-01T20:39:00Z">
                  <w:rPr/>
                </w:rPrChange>
              </w:rPr>
              <w:t>16.9%</w:t>
            </w:r>
          </w:p>
        </w:tc>
        <w:tc>
          <w:tcPr>
            <w:tcW w:w="578" w:type="pct"/>
            <w:tcPrChange w:id="269" w:author="Katie Kendall" w:date="2026-04-01T13:39:00Z" w16du:dateUtc="2026-04-01T20:39:00Z">
              <w:tcPr>
                <w:tcW w:w="0" w:type="auto"/>
                <w:gridSpan w:val="2"/>
              </w:tcPr>
            </w:tcPrChange>
          </w:tcPr>
          <w:p w14:paraId="31BE3D8D" w14:textId="77777777" w:rsidR="007D5ABA" w:rsidRPr="00F27505" w:rsidRDefault="007D5ABA">
            <w:pPr>
              <w:pStyle w:val="Compact"/>
              <w:jc w:val="center"/>
              <w:rPr>
                <w:rFonts w:cstheme="minorHAnsi"/>
                <w:sz w:val="22"/>
                <w:szCs w:val="22"/>
                <w:rPrChange w:id="270" w:author="Katie Kendall" w:date="2026-04-01T13:39:00Z" w16du:dateUtc="2026-04-01T20:39:00Z">
                  <w:rPr/>
                </w:rPrChange>
              </w:rPr>
              <w:pPrChange w:id="271" w:author="Katie Kendall" w:date="2026-04-01T13:39:00Z" w16du:dateUtc="2026-04-01T20:39:00Z">
                <w:pPr>
                  <w:pStyle w:val="Compact"/>
                </w:pPr>
              </w:pPrChange>
            </w:pPr>
            <w:r w:rsidRPr="00F27505">
              <w:rPr>
                <w:rFonts w:cstheme="minorHAnsi"/>
                <w:sz w:val="22"/>
                <w:szCs w:val="22"/>
                <w:rPrChange w:id="272" w:author="Katie Kendall" w:date="2026-04-01T13:39:00Z" w16du:dateUtc="2026-04-01T20:39:00Z">
                  <w:rPr/>
                </w:rPrChange>
              </w:rPr>
              <w:t>127</w:t>
            </w:r>
          </w:p>
        </w:tc>
        <w:tc>
          <w:tcPr>
            <w:tcW w:w="0" w:type="auto"/>
            <w:tcPrChange w:id="273" w:author="Katie Kendall" w:date="2026-04-01T13:39:00Z" w16du:dateUtc="2026-04-01T20:39:00Z">
              <w:tcPr>
                <w:tcW w:w="0" w:type="auto"/>
                <w:gridSpan w:val="2"/>
              </w:tcPr>
            </w:tcPrChange>
          </w:tcPr>
          <w:p w14:paraId="6A4C100E" w14:textId="77777777" w:rsidR="007D5ABA" w:rsidRPr="00F27505" w:rsidRDefault="007D5ABA">
            <w:pPr>
              <w:pStyle w:val="Compact"/>
              <w:jc w:val="center"/>
              <w:rPr>
                <w:rFonts w:cstheme="minorHAnsi"/>
                <w:sz w:val="22"/>
                <w:szCs w:val="22"/>
                <w:rPrChange w:id="274" w:author="Katie Kendall" w:date="2026-04-01T13:39:00Z" w16du:dateUtc="2026-04-01T20:39:00Z">
                  <w:rPr/>
                </w:rPrChange>
              </w:rPr>
              <w:pPrChange w:id="275" w:author="Katie Kendall" w:date="2026-04-01T13:39:00Z" w16du:dateUtc="2026-04-01T20:39:00Z">
                <w:pPr>
                  <w:pStyle w:val="Compact"/>
                </w:pPr>
              </w:pPrChange>
            </w:pPr>
            <w:r w:rsidRPr="00F27505">
              <w:rPr>
                <w:rFonts w:cstheme="minorHAnsi"/>
                <w:sz w:val="22"/>
                <w:szCs w:val="22"/>
                <w:rPrChange w:id="276" w:author="Katie Kendall" w:date="2026-04-01T13:39:00Z" w16du:dateUtc="2026-04-01T20:39:00Z">
                  <w:rPr/>
                </w:rPrChange>
              </w:rPr>
              <w:t>5,951</w:t>
            </w:r>
          </w:p>
        </w:tc>
        <w:tc>
          <w:tcPr>
            <w:tcW w:w="0" w:type="auto"/>
            <w:tcPrChange w:id="277" w:author="Katie Kendall" w:date="2026-04-01T13:39:00Z" w16du:dateUtc="2026-04-01T20:39:00Z">
              <w:tcPr>
                <w:tcW w:w="0" w:type="auto"/>
                <w:gridSpan w:val="2"/>
              </w:tcPr>
            </w:tcPrChange>
          </w:tcPr>
          <w:p w14:paraId="0310CE05" w14:textId="77777777" w:rsidR="007D5ABA" w:rsidRPr="00F27505" w:rsidRDefault="007D5ABA">
            <w:pPr>
              <w:pStyle w:val="Compact"/>
              <w:jc w:val="center"/>
              <w:rPr>
                <w:rFonts w:cstheme="minorHAnsi"/>
                <w:sz w:val="22"/>
                <w:szCs w:val="22"/>
                <w:rPrChange w:id="278" w:author="Katie Kendall" w:date="2026-04-01T13:39:00Z" w16du:dateUtc="2026-04-01T20:39:00Z">
                  <w:rPr/>
                </w:rPrChange>
              </w:rPr>
              <w:pPrChange w:id="279" w:author="Katie Kendall" w:date="2026-04-01T13:39:00Z" w16du:dateUtc="2026-04-01T20:39:00Z">
                <w:pPr>
                  <w:pStyle w:val="Compact"/>
                </w:pPr>
              </w:pPrChange>
            </w:pPr>
            <w:r w:rsidRPr="00F27505">
              <w:rPr>
                <w:rFonts w:cstheme="minorHAnsi"/>
                <w:sz w:val="22"/>
                <w:szCs w:val="22"/>
                <w:rPrChange w:id="280" w:author="Katie Kendall" w:date="2026-04-01T13:39:00Z" w16du:dateUtc="2026-04-01T20:39:00Z">
                  <w:rPr/>
                </w:rPrChange>
              </w:rPr>
              <w:t>256</w:t>
            </w:r>
          </w:p>
        </w:tc>
      </w:tr>
      <w:tr w:rsidR="007639AF" w14:paraId="57D2C980" w14:textId="77777777" w:rsidTr="004644E8">
        <w:trPr>
          <w:trPrChange w:id="281" w:author="Katie Kendall" w:date="2026-04-01T13:39:00Z" w16du:dateUtc="2026-04-01T20:39:00Z">
            <w:trPr>
              <w:gridBefore w:val="1"/>
            </w:trPr>
          </w:trPrChange>
        </w:trPr>
        <w:tc>
          <w:tcPr>
            <w:tcW w:w="0" w:type="auto"/>
            <w:tcPrChange w:id="282" w:author="Katie Kendall" w:date="2026-04-01T13:39:00Z" w16du:dateUtc="2026-04-01T20:39:00Z">
              <w:tcPr>
                <w:tcW w:w="0" w:type="auto"/>
                <w:gridSpan w:val="2"/>
              </w:tcPr>
            </w:tcPrChange>
          </w:tcPr>
          <w:p w14:paraId="6E6EC9C6" w14:textId="77777777" w:rsidR="007D5ABA" w:rsidRPr="00F27505" w:rsidRDefault="007D5ABA">
            <w:pPr>
              <w:pStyle w:val="Compact"/>
              <w:jc w:val="center"/>
              <w:rPr>
                <w:rFonts w:cstheme="minorHAnsi"/>
                <w:sz w:val="22"/>
                <w:szCs w:val="22"/>
                <w:rPrChange w:id="283" w:author="Katie Kendall" w:date="2026-04-01T13:39:00Z" w16du:dateUtc="2026-04-01T20:39:00Z">
                  <w:rPr/>
                </w:rPrChange>
              </w:rPr>
              <w:pPrChange w:id="284" w:author="Katie Kendall" w:date="2026-04-01T13:39:00Z" w16du:dateUtc="2026-04-01T20:39:00Z">
                <w:pPr>
                  <w:pStyle w:val="Compact"/>
                </w:pPr>
              </w:pPrChange>
            </w:pPr>
            <w:r w:rsidRPr="00F27505">
              <w:rPr>
                <w:rFonts w:cstheme="minorHAnsi"/>
                <w:sz w:val="22"/>
                <w:szCs w:val="22"/>
                <w:rPrChange w:id="285" w:author="Katie Kendall" w:date="2026-04-01T13:39:00Z" w16du:dateUtc="2026-04-01T20:39:00Z">
                  <w:rPr/>
                </w:rPrChange>
              </w:rPr>
              <w:t>2010</w:t>
            </w:r>
          </w:p>
        </w:tc>
        <w:tc>
          <w:tcPr>
            <w:tcW w:w="0" w:type="auto"/>
            <w:tcPrChange w:id="286" w:author="Katie Kendall" w:date="2026-04-01T13:39:00Z" w16du:dateUtc="2026-04-01T20:39:00Z">
              <w:tcPr>
                <w:tcW w:w="0" w:type="auto"/>
                <w:gridSpan w:val="2"/>
              </w:tcPr>
            </w:tcPrChange>
          </w:tcPr>
          <w:p w14:paraId="2B3FA73E" w14:textId="77777777" w:rsidR="007D5ABA" w:rsidRPr="00F27505" w:rsidRDefault="007D5ABA">
            <w:pPr>
              <w:pStyle w:val="Compact"/>
              <w:jc w:val="center"/>
              <w:rPr>
                <w:rFonts w:cstheme="minorHAnsi"/>
                <w:sz w:val="22"/>
                <w:szCs w:val="22"/>
                <w:rPrChange w:id="287" w:author="Katie Kendall" w:date="2026-04-01T13:39:00Z" w16du:dateUtc="2026-04-01T20:39:00Z">
                  <w:rPr/>
                </w:rPrChange>
              </w:rPr>
              <w:pPrChange w:id="288" w:author="Katie Kendall" w:date="2026-04-01T13:39:00Z" w16du:dateUtc="2026-04-01T20:39:00Z">
                <w:pPr>
                  <w:pStyle w:val="Compact"/>
                </w:pPr>
              </w:pPrChange>
            </w:pPr>
            <w:r w:rsidRPr="00F27505">
              <w:rPr>
                <w:rFonts w:cstheme="minorHAnsi"/>
                <w:sz w:val="22"/>
                <w:szCs w:val="22"/>
                <w:rPrChange w:id="289" w:author="Katie Kendall" w:date="2026-04-01T13:39:00Z" w16du:dateUtc="2026-04-01T20:39:00Z">
                  <w:rPr/>
                </w:rPrChange>
              </w:rPr>
              <w:t>80</w:t>
            </w:r>
          </w:p>
        </w:tc>
        <w:tc>
          <w:tcPr>
            <w:tcW w:w="598" w:type="pct"/>
            <w:tcPrChange w:id="290" w:author="Katie Kendall" w:date="2026-04-01T13:39:00Z" w16du:dateUtc="2026-04-01T20:39:00Z">
              <w:tcPr>
                <w:tcW w:w="0" w:type="auto"/>
              </w:tcPr>
            </w:tcPrChange>
          </w:tcPr>
          <w:p w14:paraId="43FFC82B" w14:textId="77777777" w:rsidR="007D5ABA" w:rsidRPr="00F27505" w:rsidRDefault="007D5ABA">
            <w:pPr>
              <w:pStyle w:val="Compact"/>
              <w:jc w:val="center"/>
              <w:rPr>
                <w:rFonts w:cstheme="minorHAnsi"/>
                <w:sz w:val="22"/>
                <w:szCs w:val="22"/>
                <w:rPrChange w:id="291" w:author="Katie Kendall" w:date="2026-04-01T13:39:00Z" w16du:dateUtc="2026-04-01T20:39:00Z">
                  <w:rPr/>
                </w:rPrChange>
              </w:rPr>
              <w:pPrChange w:id="292" w:author="Katie Kendall" w:date="2026-04-01T13:39:00Z" w16du:dateUtc="2026-04-01T20:39:00Z">
                <w:pPr>
                  <w:pStyle w:val="Compact"/>
                </w:pPr>
              </w:pPrChange>
            </w:pPr>
            <w:r w:rsidRPr="00F27505">
              <w:rPr>
                <w:rFonts w:cstheme="minorHAnsi"/>
                <w:sz w:val="22"/>
                <w:szCs w:val="22"/>
                <w:rPrChange w:id="293" w:author="Katie Kendall" w:date="2026-04-01T13:39:00Z" w16du:dateUtc="2026-04-01T20:39:00Z">
                  <w:rPr/>
                </w:rPrChange>
              </w:rPr>
              <w:t>206</w:t>
            </w:r>
          </w:p>
        </w:tc>
        <w:tc>
          <w:tcPr>
            <w:tcW w:w="410" w:type="pct"/>
            <w:tcPrChange w:id="294" w:author="Katie Kendall" w:date="2026-04-01T13:39:00Z" w16du:dateUtc="2026-04-01T20:39:00Z">
              <w:tcPr>
                <w:tcW w:w="0" w:type="auto"/>
                <w:gridSpan w:val="3"/>
              </w:tcPr>
            </w:tcPrChange>
          </w:tcPr>
          <w:p w14:paraId="46AF00DF" w14:textId="77777777" w:rsidR="007D5ABA" w:rsidRPr="00F27505" w:rsidRDefault="007D5ABA">
            <w:pPr>
              <w:pStyle w:val="Compact"/>
              <w:jc w:val="center"/>
              <w:rPr>
                <w:rFonts w:cstheme="minorHAnsi"/>
                <w:sz w:val="22"/>
                <w:szCs w:val="22"/>
                <w:rPrChange w:id="295" w:author="Katie Kendall" w:date="2026-04-01T13:39:00Z" w16du:dateUtc="2026-04-01T20:39:00Z">
                  <w:rPr/>
                </w:rPrChange>
              </w:rPr>
              <w:pPrChange w:id="296" w:author="Katie Kendall" w:date="2026-04-01T13:39:00Z" w16du:dateUtc="2026-04-01T20:39:00Z">
                <w:pPr>
                  <w:pStyle w:val="Compact"/>
                </w:pPr>
              </w:pPrChange>
            </w:pPr>
            <w:r w:rsidRPr="00F27505">
              <w:rPr>
                <w:rFonts w:cstheme="minorHAnsi"/>
                <w:sz w:val="22"/>
                <w:szCs w:val="22"/>
                <w:rPrChange w:id="297" w:author="Katie Kendall" w:date="2026-04-01T13:39:00Z" w16du:dateUtc="2026-04-01T20:39:00Z">
                  <w:rPr/>
                </w:rPrChange>
              </w:rPr>
              <w:t>286</w:t>
            </w:r>
          </w:p>
        </w:tc>
        <w:tc>
          <w:tcPr>
            <w:tcW w:w="878" w:type="pct"/>
            <w:tcPrChange w:id="298" w:author="Katie Kendall" w:date="2026-04-01T13:39:00Z" w16du:dateUtc="2026-04-01T20:39:00Z">
              <w:tcPr>
                <w:tcW w:w="0" w:type="auto"/>
                <w:gridSpan w:val="2"/>
              </w:tcPr>
            </w:tcPrChange>
          </w:tcPr>
          <w:p w14:paraId="42C15064" w14:textId="77777777" w:rsidR="007D5ABA" w:rsidRPr="00F27505" w:rsidRDefault="007D5ABA">
            <w:pPr>
              <w:pStyle w:val="Compact"/>
              <w:jc w:val="center"/>
              <w:rPr>
                <w:rFonts w:cstheme="minorHAnsi"/>
                <w:sz w:val="22"/>
                <w:szCs w:val="22"/>
                <w:rPrChange w:id="299" w:author="Katie Kendall" w:date="2026-04-01T13:39:00Z" w16du:dateUtc="2026-04-01T20:39:00Z">
                  <w:rPr/>
                </w:rPrChange>
              </w:rPr>
              <w:pPrChange w:id="300" w:author="Katie Kendall" w:date="2026-04-01T13:39:00Z" w16du:dateUtc="2026-04-01T20:39:00Z">
                <w:pPr>
                  <w:pStyle w:val="Compact"/>
                </w:pPr>
              </w:pPrChange>
            </w:pPr>
            <w:r w:rsidRPr="00F27505">
              <w:rPr>
                <w:rFonts w:cstheme="minorHAnsi"/>
                <w:sz w:val="22"/>
                <w:szCs w:val="22"/>
                <w:rPrChange w:id="301" w:author="Katie Kendall" w:date="2026-04-01T13:39:00Z" w16du:dateUtc="2026-04-01T20:39:00Z">
                  <w:rPr/>
                </w:rPrChange>
              </w:rPr>
              <w:t>28.0%</w:t>
            </w:r>
          </w:p>
        </w:tc>
        <w:tc>
          <w:tcPr>
            <w:tcW w:w="578" w:type="pct"/>
            <w:tcPrChange w:id="302" w:author="Katie Kendall" w:date="2026-04-01T13:39:00Z" w16du:dateUtc="2026-04-01T20:39:00Z">
              <w:tcPr>
                <w:tcW w:w="0" w:type="auto"/>
                <w:gridSpan w:val="2"/>
              </w:tcPr>
            </w:tcPrChange>
          </w:tcPr>
          <w:p w14:paraId="0D35DCF4" w14:textId="77777777" w:rsidR="007D5ABA" w:rsidRPr="00F27505" w:rsidRDefault="007D5ABA">
            <w:pPr>
              <w:pStyle w:val="Compact"/>
              <w:jc w:val="center"/>
              <w:rPr>
                <w:rFonts w:cstheme="minorHAnsi"/>
                <w:sz w:val="22"/>
                <w:szCs w:val="22"/>
                <w:rPrChange w:id="303" w:author="Katie Kendall" w:date="2026-04-01T13:39:00Z" w16du:dateUtc="2026-04-01T20:39:00Z">
                  <w:rPr/>
                </w:rPrChange>
              </w:rPr>
              <w:pPrChange w:id="304" w:author="Katie Kendall" w:date="2026-04-01T13:39:00Z" w16du:dateUtc="2026-04-01T20:39:00Z">
                <w:pPr>
                  <w:pStyle w:val="Compact"/>
                </w:pPr>
              </w:pPrChange>
            </w:pPr>
            <w:r w:rsidRPr="00F27505">
              <w:rPr>
                <w:rFonts w:cstheme="minorHAnsi"/>
                <w:sz w:val="22"/>
                <w:szCs w:val="22"/>
                <w:rPrChange w:id="305" w:author="Katie Kendall" w:date="2026-04-01T13:39:00Z" w16du:dateUtc="2026-04-01T20:39:00Z">
                  <w:rPr/>
                </w:rPrChange>
              </w:rPr>
              <w:t>257</w:t>
            </w:r>
          </w:p>
        </w:tc>
        <w:tc>
          <w:tcPr>
            <w:tcW w:w="0" w:type="auto"/>
            <w:tcPrChange w:id="306" w:author="Katie Kendall" w:date="2026-04-01T13:39:00Z" w16du:dateUtc="2026-04-01T20:39:00Z">
              <w:tcPr>
                <w:tcW w:w="0" w:type="auto"/>
                <w:gridSpan w:val="2"/>
              </w:tcPr>
            </w:tcPrChange>
          </w:tcPr>
          <w:p w14:paraId="666A4133" w14:textId="77777777" w:rsidR="007D5ABA" w:rsidRPr="00F27505" w:rsidRDefault="007D5ABA">
            <w:pPr>
              <w:pStyle w:val="Compact"/>
              <w:jc w:val="center"/>
              <w:rPr>
                <w:rFonts w:cstheme="minorHAnsi"/>
                <w:sz w:val="22"/>
                <w:szCs w:val="22"/>
                <w:rPrChange w:id="307" w:author="Katie Kendall" w:date="2026-04-01T13:39:00Z" w16du:dateUtc="2026-04-01T20:39:00Z">
                  <w:rPr/>
                </w:rPrChange>
              </w:rPr>
              <w:pPrChange w:id="308" w:author="Katie Kendall" w:date="2026-04-01T13:39:00Z" w16du:dateUtc="2026-04-01T20:39:00Z">
                <w:pPr>
                  <w:pStyle w:val="Compact"/>
                </w:pPr>
              </w:pPrChange>
            </w:pPr>
            <w:r w:rsidRPr="00F27505">
              <w:rPr>
                <w:rFonts w:cstheme="minorHAnsi"/>
                <w:sz w:val="22"/>
                <w:szCs w:val="22"/>
                <w:rPrChange w:id="309" w:author="Katie Kendall" w:date="2026-04-01T13:39:00Z" w16du:dateUtc="2026-04-01T20:39:00Z">
                  <w:rPr/>
                </w:rPrChange>
              </w:rPr>
              <w:t>3,866</w:t>
            </w:r>
          </w:p>
        </w:tc>
        <w:tc>
          <w:tcPr>
            <w:tcW w:w="0" w:type="auto"/>
            <w:tcPrChange w:id="310" w:author="Katie Kendall" w:date="2026-04-01T13:39:00Z" w16du:dateUtc="2026-04-01T20:39:00Z">
              <w:tcPr>
                <w:tcW w:w="0" w:type="auto"/>
                <w:gridSpan w:val="2"/>
              </w:tcPr>
            </w:tcPrChange>
          </w:tcPr>
          <w:p w14:paraId="15542316" w14:textId="77777777" w:rsidR="007D5ABA" w:rsidRPr="00F27505" w:rsidRDefault="007D5ABA">
            <w:pPr>
              <w:pStyle w:val="Compact"/>
              <w:jc w:val="center"/>
              <w:rPr>
                <w:rFonts w:cstheme="minorHAnsi"/>
                <w:sz w:val="22"/>
                <w:szCs w:val="22"/>
                <w:rPrChange w:id="311" w:author="Katie Kendall" w:date="2026-04-01T13:39:00Z" w16du:dateUtc="2026-04-01T20:39:00Z">
                  <w:rPr/>
                </w:rPrChange>
              </w:rPr>
              <w:pPrChange w:id="312" w:author="Katie Kendall" w:date="2026-04-01T13:39:00Z" w16du:dateUtc="2026-04-01T20:39:00Z">
                <w:pPr>
                  <w:pStyle w:val="Compact"/>
                </w:pPr>
              </w:pPrChange>
            </w:pPr>
            <w:r w:rsidRPr="00F27505">
              <w:rPr>
                <w:rFonts w:cstheme="minorHAnsi"/>
                <w:sz w:val="22"/>
                <w:szCs w:val="22"/>
                <w:rPrChange w:id="313" w:author="Katie Kendall" w:date="2026-04-01T13:39:00Z" w16du:dateUtc="2026-04-01T20:39:00Z">
                  <w:rPr/>
                </w:rPrChange>
              </w:rPr>
              <w:t>1</w:t>
            </w:r>
          </w:p>
        </w:tc>
      </w:tr>
      <w:tr w:rsidR="007639AF" w14:paraId="3382B5AC" w14:textId="77777777" w:rsidTr="004644E8">
        <w:trPr>
          <w:trPrChange w:id="314" w:author="Katie Kendall" w:date="2026-04-01T13:39:00Z" w16du:dateUtc="2026-04-01T20:39:00Z">
            <w:trPr>
              <w:gridBefore w:val="1"/>
            </w:trPr>
          </w:trPrChange>
        </w:trPr>
        <w:tc>
          <w:tcPr>
            <w:tcW w:w="0" w:type="auto"/>
            <w:tcPrChange w:id="315" w:author="Katie Kendall" w:date="2026-04-01T13:39:00Z" w16du:dateUtc="2026-04-01T20:39:00Z">
              <w:tcPr>
                <w:tcW w:w="0" w:type="auto"/>
                <w:gridSpan w:val="2"/>
              </w:tcPr>
            </w:tcPrChange>
          </w:tcPr>
          <w:p w14:paraId="4C890A6B" w14:textId="77777777" w:rsidR="007D5ABA" w:rsidRPr="00F27505" w:rsidRDefault="007D5ABA">
            <w:pPr>
              <w:pStyle w:val="Compact"/>
              <w:jc w:val="center"/>
              <w:rPr>
                <w:rFonts w:cstheme="minorHAnsi"/>
                <w:sz w:val="22"/>
                <w:szCs w:val="22"/>
                <w:rPrChange w:id="316" w:author="Katie Kendall" w:date="2026-04-01T13:39:00Z" w16du:dateUtc="2026-04-01T20:39:00Z">
                  <w:rPr/>
                </w:rPrChange>
              </w:rPr>
              <w:pPrChange w:id="317" w:author="Katie Kendall" w:date="2026-04-01T13:39:00Z" w16du:dateUtc="2026-04-01T20:39:00Z">
                <w:pPr>
                  <w:pStyle w:val="Compact"/>
                </w:pPr>
              </w:pPrChange>
            </w:pPr>
            <w:r w:rsidRPr="00F27505">
              <w:rPr>
                <w:rFonts w:cstheme="minorHAnsi"/>
                <w:sz w:val="22"/>
                <w:szCs w:val="22"/>
                <w:rPrChange w:id="318" w:author="Katie Kendall" w:date="2026-04-01T13:39:00Z" w16du:dateUtc="2026-04-01T20:39:00Z">
                  <w:rPr/>
                </w:rPrChange>
              </w:rPr>
              <w:t>2011</w:t>
            </w:r>
          </w:p>
        </w:tc>
        <w:tc>
          <w:tcPr>
            <w:tcW w:w="0" w:type="auto"/>
            <w:tcPrChange w:id="319" w:author="Katie Kendall" w:date="2026-04-01T13:39:00Z" w16du:dateUtc="2026-04-01T20:39:00Z">
              <w:tcPr>
                <w:tcW w:w="0" w:type="auto"/>
                <w:gridSpan w:val="2"/>
              </w:tcPr>
            </w:tcPrChange>
          </w:tcPr>
          <w:p w14:paraId="40617952" w14:textId="77777777" w:rsidR="007D5ABA" w:rsidRPr="00F27505" w:rsidRDefault="007D5ABA">
            <w:pPr>
              <w:pStyle w:val="Compact"/>
              <w:jc w:val="center"/>
              <w:rPr>
                <w:rFonts w:cstheme="minorHAnsi"/>
                <w:sz w:val="22"/>
                <w:szCs w:val="22"/>
                <w:rPrChange w:id="320" w:author="Katie Kendall" w:date="2026-04-01T13:39:00Z" w16du:dateUtc="2026-04-01T20:39:00Z">
                  <w:rPr/>
                </w:rPrChange>
              </w:rPr>
              <w:pPrChange w:id="321" w:author="Katie Kendall" w:date="2026-04-01T13:39:00Z" w16du:dateUtc="2026-04-01T20:39:00Z">
                <w:pPr>
                  <w:pStyle w:val="Compact"/>
                </w:pPr>
              </w:pPrChange>
            </w:pPr>
            <w:r w:rsidRPr="00F27505">
              <w:rPr>
                <w:rFonts w:cstheme="minorHAnsi"/>
                <w:sz w:val="22"/>
                <w:szCs w:val="22"/>
                <w:rPrChange w:id="322" w:author="Katie Kendall" w:date="2026-04-01T13:39:00Z" w16du:dateUtc="2026-04-01T20:39:00Z">
                  <w:rPr/>
                </w:rPrChange>
              </w:rPr>
              <w:t>54</w:t>
            </w:r>
          </w:p>
        </w:tc>
        <w:tc>
          <w:tcPr>
            <w:tcW w:w="598" w:type="pct"/>
            <w:tcPrChange w:id="323" w:author="Katie Kendall" w:date="2026-04-01T13:39:00Z" w16du:dateUtc="2026-04-01T20:39:00Z">
              <w:tcPr>
                <w:tcW w:w="0" w:type="auto"/>
              </w:tcPr>
            </w:tcPrChange>
          </w:tcPr>
          <w:p w14:paraId="76781F72" w14:textId="77777777" w:rsidR="007D5ABA" w:rsidRPr="00F27505" w:rsidRDefault="007D5ABA">
            <w:pPr>
              <w:pStyle w:val="Compact"/>
              <w:jc w:val="center"/>
              <w:rPr>
                <w:rFonts w:cstheme="minorHAnsi"/>
                <w:sz w:val="22"/>
                <w:szCs w:val="22"/>
                <w:rPrChange w:id="324" w:author="Katie Kendall" w:date="2026-04-01T13:39:00Z" w16du:dateUtc="2026-04-01T20:39:00Z">
                  <w:rPr/>
                </w:rPrChange>
              </w:rPr>
              <w:pPrChange w:id="325" w:author="Katie Kendall" w:date="2026-04-01T13:39:00Z" w16du:dateUtc="2026-04-01T20:39:00Z">
                <w:pPr>
                  <w:pStyle w:val="Compact"/>
                </w:pPr>
              </w:pPrChange>
            </w:pPr>
            <w:r w:rsidRPr="00F27505">
              <w:rPr>
                <w:rFonts w:cstheme="minorHAnsi"/>
                <w:sz w:val="22"/>
                <w:szCs w:val="22"/>
                <w:rPrChange w:id="326" w:author="Katie Kendall" w:date="2026-04-01T13:39:00Z" w16du:dateUtc="2026-04-01T20:39:00Z">
                  <w:rPr/>
                </w:rPrChange>
              </w:rPr>
              <w:t>137</w:t>
            </w:r>
          </w:p>
        </w:tc>
        <w:tc>
          <w:tcPr>
            <w:tcW w:w="410" w:type="pct"/>
            <w:tcPrChange w:id="327" w:author="Katie Kendall" w:date="2026-04-01T13:39:00Z" w16du:dateUtc="2026-04-01T20:39:00Z">
              <w:tcPr>
                <w:tcW w:w="0" w:type="auto"/>
                <w:gridSpan w:val="3"/>
              </w:tcPr>
            </w:tcPrChange>
          </w:tcPr>
          <w:p w14:paraId="795B3E63" w14:textId="77777777" w:rsidR="007D5ABA" w:rsidRPr="00F27505" w:rsidRDefault="007D5ABA">
            <w:pPr>
              <w:pStyle w:val="Compact"/>
              <w:jc w:val="center"/>
              <w:rPr>
                <w:rFonts w:cstheme="minorHAnsi"/>
                <w:sz w:val="22"/>
                <w:szCs w:val="22"/>
                <w:rPrChange w:id="328" w:author="Katie Kendall" w:date="2026-04-01T13:39:00Z" w16du:dateUtc="2026-04-01T20:39:00Z">
                  <w:rPr/>
                </w:rPrChange>
              </w:rPr>
              <w:pPrChange w:id="329" w:author="Katie Kendall" w:date="2026-04-01T13:39:00Z" w16du:dateUtc="2026-04-01T20:39:00Z">
                <w:pPr>
                  <w:pStyle w:val="Compact"/>
                </w:pPr>
              </w:pPrChange>
            </w:pPr>
            <w:r w:rsidRPr="00F27505">
              <w:rPr>
                <w:rFonts w:cstheme="minorHAnsi"/>
                <w:sz w:val="22"/>
                <w:szCs w:val="22"/>
                <w:rPrChange w:id="330" w:author="Katie Kendall" w:date="2026-04-01T13:39:00Z" w16du:dateUtc="2026-04-01T20:39:00Z">
                  <w:rPr/>
                </w:rPrChange>
              </w:rPr>
              <w:t>191</w:t>
            </w:r>
          </w:p>
        </w:tc>
        <w:tc>
          <w:tcPr>
            <w:tcW w:w="878" w:type="pct"/>
            <w:tcPrChange w:id="331" w:author="Katie Kendall" w:date="2026-04-01T13:39:00Z" w16du:dateUtc="2026-04-01T20:39:00Z">
              <w:tcPr>
                <w:tcW w:w="0" w:type="auto"/>
                <w:gridSpan w:val="2"/>
              </w:tcPr>
            </w:tcPrChange>
          </w:tcPr>
          <w:p w14:paraId="3C756469" w14:textId="77777777" w:rsidR="007D5ABA" w:rsidRPr="00F27505" w:rsidRDefault="007D5ABA">
            <w:pPr>
              <w:pStyle w:val="Compact"/>
              <w:jc w:val="center"/>
              <w:rPr>
                <w:rFonts w:cstheme="minorHAnsi"/>
                <w:sz w:val="22"/>
                <w:szCs w:val="22"/>
                <w:rPrChange w:id="332" w:author="Katie Kendall" w:date="2026-04-01T13:39:00Z" w16du:dateUtc="2026-04-01T20:39:00Z">
                  <w:rPr/>
                </w:rPrChange>
              </w:rPr>
              <w:pPrChange w:id="333" w:author="Katie Kendall" w:date="2026-04-01T13:39:00Z" w16du:dateUtc="2026-04-01T20:39:00Z">
                <w:pPr>
                  <w:pStyle w:val="Compact"/>
                </w:pPr>
              </w:pPrChange>
            </w:pPr>
            <w:r w:rsidRPr="00F27505">
              <w:rPr>
                <w:rFonts w:cstheme="minorHAnsi"/>
                <w:sz w:val="22"/>
                <w:szCs w:val="22"/>
                <w:rPrChange w:id="334" w:author="Katie Kendall" w:date="2026-04-01T13:39:00Z" w16du:dateUtc="2026-04-01T20:39:00Z">
                  <w:rPr/>
                </w:rPrChange>
              </w:rPr>
              <w:t>28.3%</w:t>
            </w:r>
          </w:p>
        </w:tc>
        <w:tc>
          <w:tcPr>
            <w:tcW w:w="578" w:type="pct"/>
            <w:tcPrChange w:id="335" w:author="Katie Kendall" w:date="2026-04-01T13:39:00Z" w16du:dateUtc="2026-04-01T20:39:00Z">
              <w:tcPr>
                <w:tcW w:w="0" w:type="auto"/>
                <w:gridSpan w:val="2"/>
              </w:tcPr>
            </w:tcPrChange>
          </w:tcPr>
          <w:p w14:paraId="7E99E123" w14:textId="77777777" w:rsidR="007D5ABA" w:rsidRPr="00F27505" w:rsidRDefault="007D5ABA">
            <w:pPr>
              <w:pStyle w:val="Compact"/>
              <w:jc w:val="center"/>
              <w:rPr>
                <w:rFonts w:cstheme="minorHAnsi"/>
                <w:sz w:val="22"/>
                <w:szCs w:val="22"/>
                <w:rPrChange w:id="336" w:author="Katie Kendall" w:date="2026-04-01T13:39:00Z" w16du:dateUtc="2026-04-01T20:39:00Z">
                  <w:rPr/>
                </w:rPrChange>
              </w:rPr>
              <w:pPrChange w:id="337" w:author="Katie Kendall" w:date="2026-04-01T13:39:00Z" w16du:dateUtc="2026-04-01T20:39:00Z">
                <w:pPr>
                  <w:pStyle w:val="Compact"/>
                </w:pPr>
              </w:pPrChange>
            </w:pPr>
            <w:r w:rsidRPr="00F27505">
              <w:rPr>
                <w:rFonts w:cstheme="minorHAnsi"/>
                <w:sz w:val="22"/>
                <w:szCs w:val="22"/>
                <w:rPrChange w:id="338" w:author="Katie Kendall" w:date="2026-04-01T13:39:00Z" w16du:dateUtc="2026-04-01T20:39:00Z">
                  <w:rPr/>
                </w:rPrChange>
              </w:rPr>
              <w:t>178</w:t>
            </w:r>
          </w:p>
        </w:tc>
        <w:tc>
          <w:tcPr>
            <w:tcW w:w="0" w:type="auto"/>
            <w:tcPrChange w:id="339" w:author="Katie Kendall" w:date="2026-04-01T13:39:00Z" w16du:dateUtc="2026-04-01T20:39:00Z">
              <w:tcPr>
                <w:tcW w:w="0" w:type="auto"/>
                <w:gridSpan w:val="2"/>
              </w:tcPr>
            </w:tcPrChange>
          </w:tcPr>
          <w:p w14:paraId="705F097A" w14:textId="77777777" w:rsidR="007D5ABA" w:rsidRPr="00F27505" w:rsidRDefault="007D5ABA">
            <w:pPr>
              <w:pStyle w:val="Compact"/>
              <w:jc w:val="center"/>
              <w:rPr>
                <w:rFonts w:cstheme="minorHAnsi"/>
                <w:sz w:val="22"/>
                <w:szCs w:val="22"/>
                <w:rPrChange w:id="340" w:author="Katie Kendall" w:date="2026-04-01T13:39:00Z" w16du:dateUtc="2026-04-01T20:39:00Z">
                  <w:rPr/>
                </w:rPrChange>
              </w:rPr>
              <w:pPrChange w:id="341" w:author="Katie Kendall" w:date="2026-04-01T13:39:00Z" w16du:dateUtc="2026-04-01T20:39:00Z">
                <w:pPr>
                  <w:pStyle w:val="Compact"/>
                </w:pPr>
              </w:pPrChange>
            </w:pPr>
            <w:r w:rsidRPr="00F27505">
              <w:rPr>
                <w:rFonts w:cstheme="minorHAnsi"/>
                <w:sz w:val="22"/>
                <w:szCs w:val="22"/>
                <w:rPrChange w:id="342" w:author="Katie Kendall" w:date="2026-04-01T13:39:00Z" w16du:dateUtc="2026-04-01T20:39:00Z">
                  <w:rPr/>
                </w:rPrChange>
              </w:rPr>
              <w:t>4,091</w:t>
            </w:r>
          </w:p>
        </w:tc>
        <w:tc>
          <w:tcPr>
            <w:tcW w:w="0" w:type="auto"/>
            <w:tcPrChange w:id="343" w:author="Katie Kendall" w:date="2026-04-01T13:39:00Z" w16du:dateUtc="2026-04-01T20:39:00Z">
              <w:tcPr>
                <w:tcW w:w="0" w:type="auto"/>
                <w:gridSpan w:val="2"/>
              </w:tcPr>
            </w:tcPrChange>
          </w:tcPr>
          <w:p w14:paraId="08FB80A3" w14:textId="77777777" w:rsidR="007D5ABA" w:rsidRPr="00F27505" w:rsidRDefault="007D5ABA">
            <w:pPr>
              <w:pStyle w:val="Compact"/>
              <w:jc w:val="center"/>
              <w:rPr>
                <w:rFonts w:cstheme="minorHAnsi"/>
                <w:sz w:val="22"/>
                <w:szCs w:val="22"/>
                <w:rPrChange w:id="344" w:author="Katie Kendall" w:date="2026-04-01T13:39:00Z" w16du:dateUtc="2026-04-01T20:39:00Z">
                  <w:rPr/>
                </w:rPrChange>
              </w:rPr>
              <w:pPrChange w:id="345" w:author="Katie Kendall" w:date="2026-04-01T13:39:00Z" w16du:dateUtc="2026-04-01T20:39:00Z">
                <w:pPr>
                  <w:pStyle w:val="Compact"/>
                </w:pPr>
              </w:pPrChange>
            </w:pPr>
            <w:r w:rsidRPr="00F27505">
              <w:rPr>
                <w:rFonts w:cstheme="minorHAnsi"/>
                <w:sz w:val="22"/>
                <w:szCs w:val="22"/>
                <w:rPrChange w:id="346" w:author="Katie Kendall" w:date="2026-04-01T13:39:00Z" w16du:dateUtc="2026-04-01T20:39:00Z">
                  <w:rPr/>
                </w:rPrChange>
              </w:rPr>
              <w:t>1,892</w:t>
            </w:r>
          </w:p>
        </w:tc>
      </w:tr>
      <w:tr w:rsidR="007639AF" w14:paraId="30866486" w14:textId="77777777" w:rsidTr="004644E8">
        <w:trPr>
          <w:trPrChange w:id="347" w:author="Katie Kendall" w:date="2026-04-01T13:39:00Z" w16du:dateUtc="2026-04-01T20:39:00Z">
            <w:trPr>
              <w:gridBefore w:val="1"/>
            </w:trPr>
          </w:trPrChange>
        </w:trPr>
        <w:tc>
          <w:tcPr>
            <w:tcW w:w="0" w:type="auto"/>
            <w:tcPrChange w:id="348" w:author="Katie Kendall" w:date="2026-04-01T13:39:00Z" w16du:dateUtc="2026-04-01T20:39:00Z">
              <w:tcPr>
                <w:tcW w:w="0" w:type="auto"/>
                <w:gridSpan w:val="2"/>
              </w:tcPr>
            </w:tcPrChange>
          </w:tcPr>
          <w:p w14:paraId="388053C3" w14:textId="77777777" w:rsidR="007D5ABA" w:rsidRPr="00F27505" w:rsidRDefault="007D5ABA">
            <w:pPr>
              <w:pStyle w:val="Compact"/>
              <w:jc w:val="center"/>
              <w:rPr>
                <w:rFonts w:cstheme="minorHAnsi"/>
                <w:sz w:val="22"/>
                <w:szCs w:val="22"/>
                <w:rPrChange w:id="349" w:author="Katie Kendall" w:date="2026-04-01T13:39:00Z" w16du:dateUtc="2026-04-01T20:39:00Z">
                  <w:rPr/>
                </w:rPrChange>
              </w:rPr>
              <w:pPrChange w:id="350" w:author="Katie Kendall" w:date="2026-04-01T13:39:00Z" w16du:dateUtc="2026-04-01T20:39:00Z">
                <w:pPr>
                  <w:pStyle w:val="Compact"/>
                </w:pPr>
              </w:pPrChange>
            </w:pPr>
            <w:r w:rsidRPr="00F27505">
              <w:rPr>
                <w:rFonts w:cstheme="minorHAnsi"/>
                <w:sz w:val="22"/>
                <w:szCs w:val="22"/>
                <w:rPrChange w:id="351" w:author="Katie Kendall" w:date="2026-04-01T13:39:00Z" w16du:dateUtc="2026-04-01T20:39:00Z">
                  <w:rPr/>
                </w:rPrChange>
              </w:rPr>
              <w:t>2012</w:t>
            </w:r>
          </w:p>
        </w:tc>
        <w:tc>
          <w:tcPr>
            <w:tcW w:w="0" w:type="auto"/>
            <w:tcPrChange w:id="352" w:author="Katie Kendall" w:date="2026-04-01T13:39:00Z" w16du:dateUtc="2026-04-01T20:39:00Z">
              <w:tcPr>
                <w:tcW w:w="0" w:type="auto"/>
                <w:gridSpan w:val="2"/>
              </w:tcPr>
            </w:tcPrChange>
          </w:tcPr>
          <w:p w14:paraId="2E1A363C" w14:textId="77777777" w:rsidR="007D5ABA" w:rsidRPr="00F27505" w:rsidRDefault="007D5ABA">
            <w:pPr>
              <w:pStyle w:val="Compact"/>
              <w:jc w:val="center"/>
              <w:rPr>
                <w:rFonts w:cstheme="minorHAnsi"/>
                <w:sz w:val="22"/>
                <w:szCs w:val="22"/>
                <w:rPrChange w:id="353" w:author="Katie Kendall" w:date="2026-04-01T13:39:00Z" w16du:dateUtc="2026-04-01T20:39:00Z">
                  <w:rPr/>
                </w:rPrChange>
              </w:rPr>
              <w:pPrChange w:id="354" w:author="Katie Kendall" w:date="2026-04-01T13:39:00Z" w16du:dateUtc="2026-04-01T20:39:00Z">
                <w:pPr>
                  <w:pStyle w:val="Compact"/>
                </w:pPr>
              </w:pPrChange>
            </w:pPr>
            <w:r w:rsidRPr="00F27505">
              <w:rPr>
                <w:rFonts w:cstheme="minorHAnsi"/>
                <w:sz w:val="22"/>
                <w:szCs w:val="22"/>
                <w:rPrChange w:id="355" w:author="Katie Kendall" w:date="2026-04-01T13:39:00Z" w16du:dateUtc="2026-04-01T20:39:00Z">
                  <w:rPr/>
                </w:rPrChange>
              </w:rPr>
              <w:t>46</w:t>
            </w:r>
          </w:p>
        </w:tc>
        <w:tc>
          <w:tcPr>
            <w:tcW w:w="598" w:type="pct"/>
            <w:tcPrChange w:id="356" w:author="Katie Kendall" w:date="2026-04-01T13:39:00Z" w16du:dateUtc="2026-04-01T20:39:00Z">
              <w:tcPr>
                <w:tcW w:w="0" w:type="auto"/>
              </w:tcPr>
            </w:tcPrChange>
          </w:tcPr>
          <w:p w14:paraId="3E9F5FD5" w14:textId="77777777" w:rsidR="007D5ABA" w:rsidRPr="00F27505" w:rsidRDefault="007D5ABA">
            <w:pPr>
              <w:pStyle w:val="Compact"/>
              <w:jc w:val="center"/>
              <w:rPr>
                <w:rFonts w:cstheme="minorHAnsi"/>
                <w:sz w:val="22"/>
                <w:szCs w:val="22"/>
                <w:rPrChange w:id="357" w:author="Katie Kendall" w:date="2026-04-01T13:39:00Z" w16du:dateUtc="2026-04-01T20:39:00Z">
                  <w:rPr/>
                </w:rPrChange>
              </w:rPr>
              <w:pPrChange w:id="358" w:author="Katie Kendall" w:date="2026-04-01T13:39:00Z" w16du:dateUtc="2026-04-01T20:39:00Z">
                <w:pPr>
                  <w:pStyle w:val="Compact"/>
                </w:pPr>
              </w:pPrChange>
            </w:pPr>
            <w:r w:rsidRPr="00F27505">
              <w:rPr>
                <w:rFonts w:cstheme="minorHAnsi"/>
                <w:sz w:val="22"/>
                <w:szCs w:val="22"/>
                <w:rPrChange w:id="359" w:author="Katie Kendall" w:date="2026-04-01T13:39:00Z" w16du:dateUtc="2026-04-01T20:39:00Z">
                  <w:rPr/>
                </w:rPrChange>
              </w:rPr>
              <w:t>84</w:t>
            </w:r>
          </w:p>
        </w:tc>
        <w:tc>
          <w:tcPr>
            <w:tcW w:w="410" w:type="pct"/>
            <w:tcPrChange w:id="360" w:author="Katie Kendall" w:date="2026-04-01T13:39:00Z" w16du:dateUtc="2026-04-01T20:39:00Z">
              <w:tcPr>
                <w:tcW w:w="0" w:type="auto"/>
                <w:gridSpan w:val="3"/>
              </w:tcPr>
            </w:tcPrChange>
          </w:tcPr>
          <w:p w14:paraId="032C4586" w14:textId="77777777" w:rsidR="007D5ABA" w:rsidRPr="00F27505" w:rsidRDefault="007D5ABA">
            <w:pPr>
              <w:pStyle w:val="Compact"/>
              <w:jc w:val="center"/>
              <w:rPr>
                <w:rFonts w:cstheme="minorHAnsi"/>
                <w:sz w:val="22"/>
                <w:szCs w:val="22"/>
                <w:rPrChange w:id="361" w:author="Katie Kendall" w:date="2026-04-01T13:39:00Z" w16du:dateUtc="2026-04-01T20:39:00Z">
                  <w:rPr/>
                </w:rPrChange>
              </w:rPr>
              <w:pPrChange w:id="362" w:author="Katie Kendall" w:date="2026-04-01T13:39:00Z" w16du:dateUtc="2026-04-01T20:39:00Z">
                <w:pPr>
                  <w:pStyle w:val="Compact"/>
                </w:pPr>
              </w:pPrChange>
            </w:pPr>
            <w:r w:rsidRPr="00F27505">
              <w:rPr>
                <w:rFonts w:cstheme="minorHAnsi"/>
                <w:sz w:val="22"/>
                <w:szCs w:val="22"/>
                <w:rPrChange w:id="363" w:author="Katie Kendall" w:date="2026-04-01T13:39:00Z" w16du:dateUtc="2026-04-01T20:39:00Z">
                  <w:rPr/>
                </w:rPrChange>
              </w:rPr>
              <w:t>130</w:t>
            </w:r>
          </w:p>
        </w:tc>
        <w:tc>
          <w:tcPr>
            <w:tcW w:w="878" w:type="pct"/>
            <w:tcPrChange w:id="364" w:author="Katie Kendall" w:date="2026-04-01T13:39:00Z" w16du:dateUtc="2026-04-01T20:39:00Z">
              <w:tcPr>
                <w:tcW w:w="0" w:type="auto"/>
                <w:gridSpan w:val="2"/>
              </w:tcPr>
            </w:tcPrChange>
          </w:tcPr>
          <w:p w14:paraId="5473E2AC" w14:textId="77777777" w:rsidR="007D5ABA" w:rsidRPr="00F27505" w:rsidRDefault="007D5ABA">
            <w:pPr>
              <w:pStyle w:val="Compact"/>
              <w:jc w:val="center"/>
              <w:rPr>
                <w:rFonts w:cstheme="minorHAnsi"/>
                <w:sz w:val="22"/>
                <w:szCs w:val="22"/>
                <w:rPrChange w:id="365" w:author="Katie Kendall" w:date="2026-04-01T13:39:00Z" w16du:dateUtc="2026-04-01T20:39:00Z">
                  <w:rPr/>
                </w:rPrChange>
              </w:rPr>
              <w:pPrChange w:id="366" w:author="Katie Kendall" w:date="2026-04-01T13:39:00Z" w16du:dateUtc="2026-04-01T20:39:00Z">
                <w:pPr>
                  <w:pStyle w:val="Compact"/>
                </w:pPr>
              </w:pPrChange>
            </w:pPr>
            <w:r w:rsidRPr="00F27505">
              <w:rPr>
                <w:rFonts w:cstheme="minorHAnsi"/>
                <w:sz w:val="22"/>
                <w:szCs w:val="22"/>
                <w:rPrChange w:id="367" w:author="Katie Kendall" w:date="2026-04-01T13:39:00Z" w16du:dateUtc="2026-04-01T20:39:00Z">
                  <w:rPr/>
                </w:rPrChange>
              </w:rPr>
              <w:t>35.4%</w:t>
            </w:r>
          </w:p>
        </w:tc>
        <w:tc>
          <w:tcPr>
            <w:tcW w:w="578" w:type="pct"/>
            <w:tcPrChange w:id="368" w:author="Katie Kendall" w:date="2026-04-01T13:39:00Z" w16du:dateUtc="2026-04-01T20:39:00Z">
              <w:tcPr>
                <w:tcW w:w="0" w:type="auto"/>
                <w:gridSpan w:val="2"/>
              </w:tcPr>
            </w:tcPrChange>
          </w:tcPr>
          <w:p w14:paraId="7CCBB4C7" w14:textId="77777777" w:rsidR="007D5ABA" w:rsidRPr="00F27505" w:rsidRDefault="007D5ABA">
            <w:pPr>
              <w:pStyle w:val="Compact"/>
              <w:jc w:val="center"/>
              <w:rPr>
                <w:rFonts w:cstheme="minorHAnsi"/>
                <w:sz w:val="22"/>
                <w:szCs w:val="22"/>
                <w:rPrChange w:id="369" w:author="Katie Kendall" w:date="2026-04-01T13:39:00Z" w16du:dateUtc="2026-04-01T20:39:00Z">
                  <w:rPr/>
                </w:rPrChange>
              </w:rPr>
              <w:pPrChange w:id="370" w:author="Katie Kendall" w:date="2026-04-01T13:39:00Z" w16du:dateUtc="2026-04-01T20:39:00Z">
                <w:pPr>
                  <w:pStyle w:val="Compact"/>
                </w:pPr>
              </w:pPrChange>
            </w:pPr>
            <w:r w:rsidRPr="00F27505">
              <w:rPr>
                <w:rFonts w:cstheme="minorHAnsi"/>
                <w:sz w:val="22"/>
                <w:szCs w:val="22"/>
                <w:rPrChange w:id="371" w:author="Katie Kendall" w:date="2026-04-01T13:39:00Z" w16du:dateUtc="2026-04-01T20:39:00Z">
                  <w:rPr/>
                </w:rPrChange>
              </w:rPr>
              <w:t>114</w:t>
            </w:r>
          </w:p>
        </w:tc>
        <w:tc>
          <w:tcPr>
            <w:tcW w:w="0" w:type="auto"/>
            <w:tcPrChange w:id="372" w:author="Katie Kendall" w:date="2026-04-01T13:39:00Z" w16du:dateUtc="2026-04-01T20:39:00Z">
              <w:tcPr>
                <w:tcW w:w="0" w:type="auto"/>
                <w:gridSpan w:val="2"/>
              </w:tcPr>
            </w:tcPrChange>
          </w:tcPr>
          <w:p w14:paraId="2DE33466" w14:textId="77777777" w:rsidR="007D5ABA" w:rsidRPr="00F27505" w:rsidRDefault="007D5ABA">
            <w:pPr>
              <w:pStyle w:val="Compact"/>
              <w:jc w:val="center"/>
              <w:rPr>
                <w:rFonts w:cstheme="minorHAnsi"/>
                <w:sz w:val="22"/>
                <w:szCs w:val="22"/>
                <w:rPrChange w:id="373" w:author="Katie Kendall" w:date="2026-04-01T13:39:00Z" w16du:dateUtc="2026-04-01T20:39:00Z">
                  <w:rPr/>
                </w:rPrChange>
              </w:rPr>
              <w:pPrChange w:id="374" w:author="Katie Kendall" w:date="2026-04-01T13:39:00Z" w16du:dateUtc="2026-04-01T20:39:00Z">
                <w:pPr>
                  <w:pStyle w:val="Compact"/>
                </w:pPr>
              </w:pPrChange>
            </w:pPr>
            <w:r w:rsidRPr="00F27505">
              <w:rPr>
                <w:rFonts w:cstheme="minorHAnsi"/>
                <w:sz w:val="22"/>
                <w:szCs w:val="22"/>
                <w:rPrChange w:id="375" w:author="Katie Kendall" w:date="2026-04-01T13:39:00Z" w16du:dateUtc="2026-04-01T20:39:00Z">
                  <w:rPr/>
                </w:rPrChange>
              </w:rPr>
              <w:t>6,876</w:t>
            </w:r>
          </w:p>
        </w:tc>
        <w:tc>
          <w:tcPr>
            <w:tcW w:w="0" w:type="auto"/>
            <w:tcPrChange w:id="376" w:author="Katie Kendall" w:date="2026-04-01T13:39:00Z" w16du:dateUtc="2026-04-01T20:39:00Z">
              <w:tcPr>
                <w:tcW w:w="0" w:type="auto"/>
                <w:gridSpan w:val="2"/>
              </w:tcPr>
            </w:tcPrChange>
          </w:tcPr>
          <w:p w14:paraId="005DFB82" w14:textId="77777777" w:rsidR="007D5ABA" w:rsidRPr="00F27505" w:rsidRDefault="007D5ABA">
            <w:pPr>
              <w:pStyle w:val="Compact"/>
              <w:jc w:val="center"/>
              <w:rPr>
                <w:rFonts w:cstheme="minorHAnsi"/>
                <w:sz w:val="22"/>
                <w:szCs w:val="22"/>
                <w:rPrChange w:id="377" w:author="Katie Kendall" w:date="2026-04-01T13:39:00Z" w16du:dateUtc="2026-04-01T20:39:00Z">
                  <w:rPr/>
                </w:rPrChange>
              </w:rPr>
              <w:pPrChange w:id="378" w:author="Katie Kendall" w:date="2026-04-01T13:39:00Z" w16du:dateUtc="2026-04-01T20:39:00Z">
                <w:pPr>
                  <w:pStyle w:val="Compact"/>
                </w:pPr>
              </w:pPrChange>
            </w:pPr>
            <w:r w:rsidRPr="00F27505">
              <w:rPr>
                <w:rFonts w:cstheme="minorHAnsi"/>
                <w:sz w:val="22"/>
                <w:szCs w:val="22"/>
                <w:rPrChange w:id="379" w:author="Katie Kendall" w:date="2026-04-01T13:39:00Z" w16du:dateUtc="2026-04-01T20:39:00Z">
                  <w:rPr/>
                </w:rPrChange>
              </w:rPr>
              <w:t>2,877</w:t>
            </w:r>
          </w:p>
        </w:tc>
      </w:tr>
      <w:tr w:rsidR="007639AF" w14:paraId="13FF3603" w14:textId="77777777" w:rsidTr="004644E8">
        <w:trPr>
          <w:trPrChange w:id="380" w:author="Katie Kendall" w:date="2026-04-01T13:39:00Z" w16du:dateUtc="2026-04-01T20:39:00Z">
            <w:trPr>
              <w:gridBefore w:val="1"/>
            </w:trPr>
          </w:trPrChange>
        </w:trPr>
        <w:tc>
          <w:tcPr>
            <w:tcW w:w="0" w:type="auto"/>
            <w:tcPrChange w:id="381" w:author="Katie Kendall" w:date="2026-04-01T13:39:00Z" w16du:dateUtc="2026-04-01T20:39:00Z">
              <w:tcPr>
                <w:tcW w:w="0" w:type="auto"/>
                <w:gridSpan w:val="2"/>
              </w:tcPr>
            </w:tcPrChange>
          </w:tcPr>
          <w:p w14:paraId="2ECB284C" w14:textId="77777777" w:rsidR="007D5ABA" w:rsidRPr="00F27505" w:rsidRDefault="007D5ABA">
            <w:pPr>
              <w:pStyle w:val="Compact"/>
              <w:jc w:val="center"/>
              <w:rPr>
                <w:rFonts w:cstheme="minorHAnsi"/>
                <w:sz w:val="22"/>
                <w:szCs w:val="22"/>
                <w:rPrChange w:id="382" w:author="Katie Kendall" w:date="2026-04-01T13:39:00Z" w16du:dateUtc="2026-04-01T20:39:00Z">
                  <w:rPr/>
                </w:rPrChange>
              </w:rPr>
              <w:pPrChange w:id="383" w:author="Katie Kendall" w:date="2026-04-01T13:39:00Z" w16du:dateUtc="2026-04-01T20:39:00Z">
                <w:pPr>
                  <w:pStyle w:val="Compact"/>
                </w:pPr>
              </w:pPrChange>
            </w:pPr>
            <w:r w:rsidRPr="00F27505">
              <w:rPr>
                <w:rFonts w:cstheme="minorHAnsi"/>
                <w:sz w:val="22"/>
                <w:szCs w:val="22"/>
                <w:rPrChange w:id="384" w:author="Katie Kendall" w:date="2026-04-01T13:39:00Z" w16du:dateUtc="2026-04-01T20:39:00Z">
                  <w:rPr/>
                </w:rPrChange>
              </w:rPr>
              <w:t>2013</w:t>
            </w:r>
          </w:p>
        </w:tc>
        <w:tc>
          <w:tcPr>
            <w:tcW w:w="0" w:type="auto"/>
            <w:tcPrChange w:id="385" w:author="Katie Kendall" w:date="2026-04-01T13:39:00Z" w16du:dateUtc="2026-04-01T20:39:00Z">
              <w:tcPr>
                <w:tcW w:w="0" w:type="auto"/>
                <w:gridSpan w:val="2"/>
              </w:tcPr>
            </w:tcPrChange>
          </w:tcPr>
          <w:p w14:paraId="42D5B5A4" w14:textId="77777777" w:rsidR="007D5ABA" w:rsidRPr="00F27505" w:rsidRDefault="007D5ABA">
            <w:pPr>
              <w:pStyle w:val="Compact"/>
              <w:jc w:val="center"/>
              <w:rPr>
                <w:rFonts w:cstheme="minorHAnsi"/>
                <w:sz w:val="22"/>
                <w:szCs w:val="22"/>
                <w:rPrChange w:id="386" w:author="Katie Kendall" w:date="2026-04-01T13:39:00Z" w16du:dateUtc="2026-04-01T20:39:00Z">
                  <w:rPr/>
                </w:rPrChange>
              </w:rPr>
              <w:pPrChange w:id="387" w:author="Katie Kendall" w:date="2026-04-01T13:39:00Z" w16du:dateUtc="2026-04-01T20:39:00Z">
                <w:pPr>
                  <w:pStyle w:val="Compact"/>
                </w:pPr>
              </w:pPrChange>
            </w:pPr>
            <w:r w:rsidRPr="00F27505">
              <w:rPr>
                <w:rFonts w:cstheme="minorHAnsi"/>
                <w:sz w:val="22"/>
                <w:szCs w:val="22"/>
                <w:rPrChange w:id="388" w:author="Katie Kendall" w:date="2026-04-01T13:39:00Z" w16du:dateUtc="2026-04-01T20:39:00Z">
                  <w:rPr/>
                </w:rPrChange>
              </w:rPr>
              <w:t>36</w:t>
            </w:r>
          </w:p>
        </w:tc>
        <w:tc>
          <w:tcPr>
            <w:tcW w:w="598" w:type="pct"/>
            <w:tcPrChange w:id="389" w:author="Katie Kendall" w:date="2026-04-01T13:39:00Z" w16du:dateUtc="2026-04-01T20:39:00Z">
              <w:tcPr>
                <w:tcW w:w="0" w:type="auto"/>
              </w:tcPr>
            </w:tcPrChange>
          </w:tcPr>
          <w:p w14:paraId="1BA619BD" w14:textId="77777777" w:rsidR="007D5ABA" w:rsidRPr="00F27505" w:rsidRDefault="007D5ABA">
            <w:pPr>
              <w:pStyle w:val="Compact"/>
              <w:jc w:val="center"/>
              <w:rPr>
                <w:rFonts w:cstheme="minorHAnsi"/>
                <w:sz w:val="22"/>
                <w:szCs w:val="22"/>
                <w:rPrChange w:id="390" w:author="Katie Kendall" w:date="2026-04-01T13:39:00Z" w16du:dateUtc="2026-04-01T20:39:00Z">
                  <w:rPr/>
                </w:rPrChange>
              </w:rPr>
              <w:pPrChange w:id="391" w:author="Katie Kendall" w:date="2026-04-01T13:39:00Z" w16du:dateUtc="2026-04-01T20:39:00Z">
                <w:pPr>
                  <w:pStyle w:val="Compact"/>
                </w:pPr>
              </w:pPrChange>
            </w:pPr>
            <w:r w:rsidRPr="00F27505">
              <w:rPr>
                <w:rFonts w:cstheme="minorHAnsi"/>
                <w:sz w:val="22"/>
                <w:szCs w:val="22"/>
                <w:rPrChange w:id="392" w:author="Katie Kendall" w:date="2026-04-01T13:39:00Z" w16du:dateUtc="2026-04-01T20:39:00Z">
                  <w:rPr/>
                </w:rPrChange>
              </w:rPr>
              <w:t>78</w:t>
            </w:r>
          </w:p>
        </w:tc>
        <w:tc>
          <w:tcPr>
            <w:tcW w:w="410" w:type="pct"/>
            <w:tcPrChange w:id="393" w:author="Katie Kendall" w:date="2026-04-01T13:39:00Z" w16du:dateUtc="2026-04-01T20:39:00Z">
              <w:tcPr>
                <w:tcW w:w="0" w:type="auto"/>
                <w:gridSpan w:val="3"/>
              </w:tcPr>
            </w:tcPrChange>
          </w:tcPr>
          <w:p w14:paraId="4E36343D" w14:textId="77777777" w:rsidR="007D5ABA" w:rsidRPr="00F27505" w:rsidRDefault="007D5ABA">
            <w:pPr>
              <w:pStyle w:val="Compact"/>
              <w:jc w:val="center"/>
              <w:rPr>
                <w:rFonts w:cstheme="minorHAnsi"/>
                <w:sz w:val="22"/>
                <w:szCs w:val="22"/>
                <w:rPrChange w:id="394" w:author="Katie Kendall" w:date="2026-04-01T13:39:00Z" w16du:dateUtc="2026-04-01T20:39:00Z">
                  <w:rPr/>
                </w:rPrChange>
              </w:rPr>
              <w:pPrChange w:id="395" w:author="Katie Kendall" w:date="2026-04-01T13:39:00Z" w16du:dateUtc="2026-04-01T20:39:00Z">
                <w:pPr>
                  <w:pStyle w:val="Compact"/>
                </w:pPr>
              </w:pPrChange>
            </w:pPr>
            <w:r w:rsidRPr="00F27505">
              <w:rPr>
                <w:rFonts w:cstheme="minorHAnsi"/>
                <w:sz w:val="22"/>
                <w:szCs w:val="22"/>
                <w:rPrChange w:id="396" w:author="Katie Kendall" w:date="2026-04-01T13:39:00Z" w16du:dateUtc="2026-04-01T20:39:00Z">
                  <w:rPr/>
                </w:rPrChange>
              </w:rPr>
              <w:t>114</w:t>
            </w:r>
          </w:p>
        </w:tc>
        <w:tc>
          <w:tcPr>
            <w:tcW w:w="878" w:type="pct"/>
            <w:tcPrChange w:id="397" w:author="Katie Kendall" w:date="2026-04-01T13:39:00Z" w16du:dateUtc="2026-04-01T20:39:00Z">
              <w:tcPr>
                <w:tcW w:w="0" w:type="auto"/>
                <w:gridSpan w:val="2"/>
              </w:tcPr>
            </w:tcPrChange>
          </w:tcPr>
          <w:p w14:paraId="107ED411" w14:textId="77777777" w:rsidR="007D5ABA" w:rsidRPr="00F27505" w:rsidRDefault="007D5ABA">
            <w:pPr>
              <w:pStyle w:val="Compact"/>
              <w:jc w:val="center"/>
              <w:rPr>
                <w:rFonts w:cstheme="minorHAnsi"/>
                <w:sz w:val="22"/>
                <w:szCs w:val="22"/>
                <w:rPrChange w:id="398" w:author="Katie Kendall" w:date="2026-04-01T13:39:00Z" w16du:dateUtc="2026-04-01T20:39:00Z">
                  <w:rPr/>
                </w:rPrChange>
              </w:rPr>
              <w:pPrChange w:id="399" w:author="Katie Kendall" w:date="2026-04-01T13:39:00Z" w16du:dateUtc="2026-04-01T20:39:00Z">
                <w:pPr>
                  <w:pStyle w:val="Compact"/>
                </w:pPr>
              </w:pPrChange>
            </w:pPr>
            <w:r w:rsidRPr="00F27505">
              <w:rPr>
                <w:rFonts w:cstheme="minorHAnsi"/>
                <w:sz w:val="22"/>
                <w:szCs w:val="22"/>
                <w:rPrChange w:id="400" w:author="Katie Kendall" w:date="2026-04-01T13:39:00Z" w16du:dateUtc="2026-04-01T20:39:00Z">
                  <w:rPr/>
                </w:rPrChange>
              </w:rPr>
              <w:t>31.6%</w:t>
            </w:r>
          </w:p>
        </w:tc>
        <w:tc>
          <w:tcPr>
            <w:tcW w:w="578" w:type="pct"/>
            <w:tcPrChange w:id="401" w:author="Katie Kendall" w:date="2026-04-01T13:39:00Z" w16du:dateUtc="2026-04-01T20:39:00Z">
              <w:tcPr>
                <w:tcW w:w="0" w:type="auto"/>
                <w:gridSpan w:val="2"/>
              </w:tcPr>
            </w:tcPrChange>
          </w:tcPr>
          <w:p w14:paraId="6C9A43B9" w14:textId="77777777" w:rsidR="007D5ABA" w:rsidRPr="00F27505" w:rsidRDefault="007D5ABA">
            <w:pPr>
              <w:pStyle w:val="Compact"/>
              <w:jc w:val="center"/>
              <w:rPr>
                <w:rFonts w:cstheme="minorHAnsi"/>
                <w:sz w:val="22"/>
                <w:szCs w:val="22"/>
                <w:rPrChange w:id="402" w:author="Katie Kendall" w:date="2026-04-01T13:39:00Z" w16du:dateUtc="2026-04-01T20:39:00Z">
                  <w:rPr/>
                </w:rPrChange>
              </w:rPr>
              <w:pPrChange w:id="403" w:author="Katie Kendall" w:date="2026-04-01T13:39:00Z" w16du:dateUtc="2026-04-01T20:39:00Z">
                <w:pPr>
                  <w:pStyle w:val="Compact"/>
                </w:pPr>
              </w:pPrChange>
            </w:pPr>
            <w:r w:rsidRPr="00F27505">
              <w:rPr>
                <w:rFonts w:cstheme="minorHAnsi"/>
                <w:sz w:val="22"/>
                <w:szCs w:val="22"/>
                <w:rPrChange w:id="404" w:author="Katie Kendall" w:date="2026-04-01T13:39:00Z" w16du:dateUtc="2026-04-01T20:39:00Z">
                  <w:rPr/>
                </w:rPrChange>
              </w:rPr>
              <w:t>104</w:t>
            </w:r>
          </w:p>
        </w:tc>
        <w:tc>
          <w:tcPr>
            <w:tcW w:w="0" w:type="auto"/>
            <w:tcPrChange w:id="405" w:author="Katie Kendall" w:date="2026-04-01T13:39:00Z" w16du:dateUtc="2026-04-01T20:39:00Z">
              <w:tcPr>
                <w:tcW w:w="0" w:type="auto"/>
                <w:gridSpan w:val="2"/>
              </w:tcPr>
            </w:tcPrChange>
          </w:tcPr>
          <w:p w14:paraId="75250F35" w14:textId="77777777" w:rsidR="007D5ABA" w:rsidRPr="00F27505" w:rsidRDefault="007D5ABA">
            <w:pPr>
              <w:pStyle w:val="Compact"/>
              <w:jc w:val="center"/>
              <w:rPr>
                <w:rFonts w:cstheme="minorHAnsi"/>
                <w:sz w:val="22"/>
                <w:szCs w:val="22"/>
                <w:rPrChange w:id="406" w:author="Katie Kendall" w:date="2026-04-01T13:39:00Z" w16du:dateUtc="2026-04-01T20:39:00Z">
                  <w:rPr/>
                </w:rPrChange>
              </w:rPr>
              <w:pPrChange w:id="407" w:author="Katie Kendall" w:date="2026-04-01T13:39:00Z" w16du:dateUtc="2026-04-01T20:39:00Z">
                <w:pPr>
                  <w:pStyle w:val="Compact"/>
                </w:pPr>
              </w:pPrChange>
            </w:pPr>
            <w:r w:rsidRPr="00F27505">
              <w:rPr>
                <w:rFonts w:cstheme="minorHAnsi"/>
                <w:sz w:val="22"/>
                <w:szCs w:val="22"/>
                <w:rPrChange w:id="408" w:author="Katie Kendall" w:date="2026-04-01T13:39:00Z" w16du:dateUtc="2026-04-01T20:39:00Z">
                  <w:rPr/>
                </w:rPrChange>
              </w:rPr>
              <w:t>9,667</w:t>
            </w:r>
          </w:p>
        </w:tc>
        <w:tc>
          <w:tcPr>
            <w:tcW w:w="0" w:type="auto"/>
            <w:tcPrChange w:id="409" w:author="Katie Kendall" w:date="2026-04-01T13:39:00Z" w16du:dateUtc="2026-04-01T20:39:00Z">
              <w:tcPr>
                <w:tcW w:w="0" w:type="auto"/>
                <w:gridSpan w:val="2"/>
              </w:tcPr>
            </w:tcPrChange>
          </w:tcPr>
          <w:p w14:paraId="29C55FF6" w14:textId="77777777" w:rsidR="007D5ABA" w:rsidRPr="00F27505" w:rsidRDefault="007D5ABA">
            <w:pPr>
              <w:pStyle w:val="Compact"/>
              <w:jc w:val="center"/>
              <w:rPr>
                <w:rFonts w:cstheme="minorHAnsi"/>
                <w:sz w:val="22"/>
                <w:szCs w:val="22"/>
                <w:rPrChange w:id="410" w:author="Katie Kendall" w:date="2026-04-01T13:39:00Z" w16du:dateUtc="2026-04-01T20:39:00Z">
                  <w:rPr/>
                </w:rPrChange>
              </w:rPr>
              <w:pPrChange w:id="411" w:author="Katie Kendall" w:date="2026-04-01T13:39:00Z" w16du:dateUtc="2026-04-01T20:39:00Z">
                <w:pPr>
                  <w:pStyle w:val="Compact"/>
                </w:pPr>
              </w:pPrChange>
            </w:pPr>
            <w:r w:rsidRPr="00F27505">
              <w:rPr>
                <w:rFonts w:cstheme="minorHAnsi"/>
                <w:sz w:val="22"/>
                <w:szCs w:val="22"/>
                <w:rPrChange w:id="412" w:author="Katie Kendall" w:date="2026-04-01T13:39:00Z" w16du:dateUtc="2026-04-01T20:39:00Z">
                  <w:rPr/>
                </w:rPrChange>
              </w:rPr>
              <w:t>1,117</w:t>
            </w:r>
          </w:p>
        </w:tc>
      </w:tr>
      <w:tr w:rsidR="007639AF" w14:paraId="0785E7D3" w14:textId="77777777" w:rsidTr="004644E8">
        <w:trPr>
          <w:trPrChange w:id="413" w:author="Katie Kendall" w:date="2026-04-01T13:39:00Z" w16du:dateUtc="2026-04-01T20:39:00Z">
            <w:trPr>
              <w:gridBefore w:val="1"/>
            </w:trPr>
          </w:trPrChange>
        </w:trPr>
        <w:tc>
          <w:tcPr>
            <w:tcW w:w="0" w:type="auto"/>
            <w:tcPrChange w:id="414" w:author="Katie Kendall" w:date="2026-04-01T13:39:00Z" w16du:dateUtc="2026-04-01T20:39:00Z">
              <w:tcPr>
                <w:tcW w:w="0" w:type="auto"/>
                <w:gridSpan w:val="2"/>
              </w:tcPr>
            </w:tcPrChange>
          </w:tcPr>
          <w:p w14:paraId="40C7DC2B" w14:textId="77777777" w:rsidR="007D5ABA" w:rsidRPr="00F27505" w:rsidRDefault="007D5ABA">
            <w:pPr>
              <w:pStyle w:val="Compact"/>
              <w:jc w:val="center"/>
              <w:rPr>
                <w:rFonts w:cstheme="minorHAnsi"/>
                <w:sz w:val="22"/>
                <w:szCs w:val="22"/>
                <w:rPrChange w:id="415" w:author="Katie Kendall" w:date="2026-04-01T13:39:00Z" w16du:dateUtc="2026-04-01T20:39:00Z">
                  <w:rPr/>
                </w:rPrChange>
              </w:rPr>
              <w:pPrChange w:id="416" w:author="Katie Kendall" w:date="2026-04-01T13:39:00Z" w16du:dateUtc="2026-04-01T20:39:00Z">
                <w:pPr>
                  <w:pStyle w:val="Compact"/>
                </w:pPr>
              </w:pPrChange>
            </w:pPr>
            <w:r w:rsidRPr="00F27505">
              <w:rPr>
                <w:rFonts w:cstheme="minorHAnsi"/>
                <w:sz w:val="22"/>
                <w:szCs w:val="22"/>
                <w:rPrChange w:id="417" w:author="Katie Kendall" w:date="2026-04-01T13:39:00Z" w16du:dateUtc="2026-04-01T20:39:00Z">
                  <w:rPr/>
                </w:rPrChange>
              </w:rPr>
              <w:t>2014</w:t>
            </w:r>
          </w:p>
        </w:tc>
        <w:tc>
          <w:tcPr>
            <w:tcW w:w="0" w:type="auto"/>
            <w:tcPrChange w:id="418" w:author="Katie Kendall" w:date="2026-04-01T13:39:00Z" w16du:dateUtc="2026-04-01T20:39:00Z">
              <w:tcPr>
                <w:tcW w:w="0" w:type="auto"/>
                <w:gridSpan w:val="2"/>
              </w:tcPr>
            </w:tcPrChange>
          </w:tcPr>
          <w:p w14:paraId="4E56379C" w14:textId="77777777" w:rsidR="007D5ABA" w:rsidRPr="00F27505" w:rsidRDefault="007D5ABA">
            <w:pPr>
              <w:pStyle w:val="Compact"/>
              <w:jc w:val="center"/>
              <w:rPr>
                <w:rFonts w:cstheme="minorHAnsi"/>
                <w:sz w:val="22"/>
                <w:szCs w:val="22"/>
                <w:rPrChange w:id="419" w:author="Katie Kendall" w:date="2026-04-01T13:39:00Z" w16du:dateUtc="2026-04-01T20:39:00Z">
                  <w:rPr/>
                </w:rPrChange>
              </w:rPr>
              <w:pPrChange w:id="420" w:author="Katie Kendall" w:date="2026-04-01T13:39:00Z" w16du:dateUtc="2026-04-01T20:39:00Z">
                <w:pPr>
                  <w:pStyle w:val="Compact"/>
                </w:pPr>
              </w:pPrChange>
            </w:pPr>
            <w:r w:rsidRPr="00F27505">
              <w:rPr>
                <w:rFonts w:cstheme="minorHAnsi"/>
                <w:sz w:val="22"/>
                <w:szCs w:val="22"/>
                <w:rPrChange w:id="421" w:author="Katie Kendall" w:date="2026-04-01T13:39:00Z" w16du:dateUtc="2026-04-01T20:39:00Z">
                  <w:rPr/>
                </w:rPrChange>
              </w:rPr>
              <w:t>19</w:t>
            </w:r>
          </w:p>
        </w:tc>
        <w:tc>
          <w:tcPr>
            <w:tcW w:w="598" w:type="pct"/>
            <w:tcPrChange w:id="422" w:author="Katie Kendall" w:date="2026-04-01T13:39:00Z" w16du:dateUtc="2026-04-01T20:39:00Z">
              <w:tcPr>
                <w:tcW w:w="0" w:type="auto"/>
              </w:tcPr>
            </w:tcPrChange>
          </w:tcPr>
          <w:p w14:paraId="5CA03B47" w14:textId="77777777" w:rsidR="007D5ABA" w:rsidRPr="00F27505" w:rsidRDefault="007D5ABA">
            <w:pPr>
              <w:pStyle w:val="Compact"/>
              <w:jc w:val="center"/>
              <w:rPr>
                <w:rFonts w:cstheme="minorHAnsi"/>
                <w:sz w:val="22"/>
                <w:szCs w:val="22"/>
                <w:rPrChange w:id="423" w:author="Katie Kendall" w:date="2026-04-01T13:39:00Z" w16du:dateUtc="2026-04-01T20:39:00Z">
                  <w:rPr/>
                </w:rPrChange>
              </w:rPr>
              <w:pPrChange w:id="424" w:author="Katie Kendall" w:date="2026-04-01T13:39:00Z" w16du:dateUtc="2026-04-01T20:39:00Z">
                <w:pPr>
                  <w:pStyle w:val="Compact"/>
                </w:pPr>
              </w:pPrChange>
            </w:pPr>
            <w:r w:rsidRPr="00F27505">
              <w:rPr>
                <w:rFonts w:cstheme="minorHAnsi"/>
                <w:sz w:val="22"/>
                <w:szCs w:val="22"/>
                <w:rPrChange w:id="425" w:author="Katie Kendall" w:date="2026-04-01T13:39:00Z" w16du:dateUtc="2026-04-01T20:39:00Z">
                  <w:rPr/>
                </w:rPrChange>
              </w:rPr>
              <w:t>16</w:t>
            </w:r>
          </w:p>
        </w:tc>
        <w:tc>
          <w:tcPr>
            <w:tcW w:w="410" w:type="pct"/>
            <w:tcPrChange w:id="426" w:author="Katie Kendall" w:date="2026-04-01T13:39:00Z" w16du:dateUtc="2026-04-01T20:39:00Z">
              <w:tcPr>
                <w:tcW w:w="0" w:type="auto"/>
                <w:gridSpan w:val="3"/>
              </w:tcPr>
            </w:tcPrChange>
          </w:tcPr>
          <w:p w14:paraId="0A0F0A4F" w14:textId="77777777" w:rsidR="007D5ABA" w:rsidRPr="00F27505" w:rsidRDefault="007D5ABA">
            <w:pPr>
              <w:pStyle w:val="Compact"/>
              <w:jc w:val="center"/>
              <w:rPr>
                <w:rFonts w:cstheme="minorHAnsi"/>
                <w:sz w:val="22"/>
                <w:szCs w:val="22"/>
                <w:rPrChange w:id="427" w:author="Katie Kendall" w:date="2026-04-01T13:39:00Z" w16du:dateUtc="2026-04-01T20:39:00Z">
                  <w:rPr/>
                </w:rPrChange>
              </w:rPr>
              <w:pPrChange w:id="428" w:author="Katie Kendall" w:date="2026-04-01T13:39:00Z" w16du:dateUtc="2026-04-01T20:39:00Z">
                <w:pPr>
                  <w:pStyle w:val="Compact"/>
                </w:pPr>
              </w:pPrChange>
            </w:pPr>
            <w:r w:rsidRPr="00F27505">
              <w:rPr>
                <w:rFonts w:cstheme="minorHAnsi"/>
                <w:sz w:val="22"/>
                <w:szCs w:val="22"/>
                <w:rPrChange w:id="429" w:author="Katie Kendall" w:date="2026-04-01T13:39:00Z" w16du:dateUtc="2026-04-01T20:39:00Z">
                  <w:rPr/>
                </w:rPrChange>
              </w:rPr>
              <w:t>35</w:t>
            </w:r>
          </w:p>
        </w:tc>
        <w:tc>
          <w:tcPr>
            <w:tcW w:w="878" w:type="pct"/>
            <w:tcPrChange w:id="430" w:author="Katie Kendall" w:date="2026-04-01T13:39:00Z" w16du:dateUtc="2026-04-01T20:39:00Z">
              <w:tcPr>
                <w:tcW w:w="0" w:type="auto"/>
                <w:gridSpan w:val="2"/>
              </w:tcPr>
            </w:tcPrChange>
          </w:tcPr>
          <w:p w14:paraId="7E0B214F" w14:textId="77777777" w:rsidR="007D5ABA" w:rsidRPr="00F27505" w:rsidRDefault="007D5ABA">
            <w:pPr>
              <w:pStyle w:val="Compact"/>
              <w:jc w:val="center"/>
              <w:rPr>
                <w:rFonts w:cstheme="minorHAnsi"/>
                <w:sz w:val="22"/>
                <w:szCs w:val="22"/>
                <w:rPrChange w:id="431" w:author="Katie Kendall" w:date="2026-04-01T13:39:00Z" w16du:dateUtc="2026-04-01T20:39:00Z">
                  <w:rPr/>
                </w:rPrChange>
              </w:rPr>
              <w:pPrChange w:id="432" w:author="Katie Kendall" w:date="2026-04-01T13:39:00Z" w16du:dateUtc="2026-04-01T20:39:00Z">
                <w:pPr>
                  <w:pStyle w:val="Compact"/>
                </w:pPr>
              </w:pPrChange>
            </w:pPr>
            <w:r w:rsidRPr="00F27505">
              <w:rPr>
                <w:rFonts w:cstheme="minorHAnsi"/>
                <w:sz w:val="22"/>
                <w:szCs w:val="22"/>
                <w:rPrChange w:id="433" w:author="Katie Kendall" w:date="2026-04-01T13:39:00Z" w16du:dateUtc="2026-04-01T20:39:00Z">
                  <w:rPr/>
                </w:rPrChange>
              </w:rPr>
              <w:t>54.3%</w:t>
            </w:r>
          </w:p>
        </w:tc>
        <w:tc>
          <w:tcPr>
            <w:tcW w:w="578" w:type="pct"/>
            <w:tcPrChange w:id="434" w:author="Katie Kendall" w:date="2026-04-01T13:39:00Z" w16du:dateUtc="2026-04-01T20:39:00Z">
              <w:tcPr>
                <w:tcW w:w="0" w:type="auto"/>
                <w:gridSpan w:val="2"/>
              </w:tcPr>
            </w:tcPrChange>
          </w:tcPr>
          <w:p w14:paraId="0C09BEC6" w14:textId="77777777" w:rsidR="007D5ABA" w:rsidRPr="00F27505" w:rsidRDefault="007D5ABA">
            <w:pPr>
              <w:pStyle w:val="Compact"/>
              <w:jc w:val="center"/>
              <w:rPr>
                <w:rFonts w:cstheme="minorHAnsi"/>
                <w:sz w:val="22"/>
                <w:szCs w:val="22"/>
                <w:rPrChange w:id="435" w:author="Katie Kendall" w:date="2026-04-01T13:39:00Z" w16du:dateUtc="2026-04-01T20:39:00Z">
                  <w:rPr/>
                </w:rPrChange>
              </w:rPr>
              <w:pPrChange w:id="436" w:author="Katie Kendall" w:date="2026-04-01T13:39:00Z" w16du:dateUtc="2026-04-01T20:39:00Z">
                <w:pPr>
                  <w:pStyle w:val="Compact"/>
                </w:pPr>
              </w:pPrChange>
            </w:pPr>
            <w:r w:rsidRPr="00F27505">
              <w:rPr>
                <w:rFonts w:cstheme="minorHAnsi"/>
                <w:sz w:val="22"/>
                <w:szCs w:val="22"/>
                <w:rPrChange w:id="437" w:author="Katie Kendall" w:date="2026-04-01T13:39:00Z" w16du:dateUtc="2026-04-01T20:39:00Z">
                  <w:rPr/>
                </w:rPrChange>
              </w:rPr>
              <w:t>21</w:t>
            </w:r>
          </w:p>
        </w:tc>
        <w:tc>
          <w:tcPr>
            <w:tcW w:w="0" w:type="auto"/>
            <w:tcPrChange w:id="438" w:author="Katie Kendall" w:date="2026-04-01T13:39:00Z" w16du:dateUtc="2026-04-01T20:39:00Z">
              <w:tcPr>
                <w:tcW w:w="0" w:type="auto"/>
                <w:gridSpan w:val="2"/>
              </w:tcPr>
            </w:tcPrChange>
          </w:tcPr>
          <w:p w14:paraId="6CE87B22" w14:textId="77777777" w:rsidR="007D5ABA" w:rsidRPr="00F27505" w:rsidRDefault="007D5ABA">
            <w:pPr>
              <w:pStyle w:val="Compact"/>
              <w:jc w:val="center"/>
              <w:rPr>
                <w:rFonts w:cstheme="minorHAnsi"/>
                <w:sz w:val="22"/>
                <w:szCs w:val="22"/>
                <w:rPrChange w:id="439" w:author="Katie Kendall" w:date="2026-04-01T13:39:00Z" w16du:dateUtc="2026-04-01T20:39:00Z">
                  <w:rPr/>
                </w:rPrChange>
              </w:rPr>
              <w:pPrChange w:id="440" w:author="Katie Kendall" w:date="2026-04-01T13:39:00Z" w16du:dateUtc="2026-04-01T20:39:00Z">
                <w:pPr>
                  <w:pStyle w:val="Compact"/>
                </w:pPr>
              </w:pPrChange>
            </w:pPr>
            <w:r w:rsidRPr="00F27505">
              <w:rPr>
                <w:rFonts w:cstheme="minorHAnsi"/>
                <w:sz w:val="22"/>
                <w:szCs w:val="22"/>
                <w:rPrChange w:id="441" w:author="Katie Kendall" w:date="2026-04-01T13:39:00Z" w16du:dateUtc="2026-04-01T20:39:00Z">
                  <w:rPr/>
                </w:rPrChange>
              </w:rPr>
              <w:t>4,207</w:t>
            </w:r>
          </w:p>
        </w:tc>
        <w:tc>
          <w:tcPr>
            <w:tcW w:w="0" w:type="auto"/>
            <w:tcPrChange w:id="442" w:author="Katie Kendall" w:date="2026-04-01T13:39:00Z" w16du:dateUtc="2026-04-01T20:39:00Z">
              <w:tcPr>
                <w:tcW w:w="0" w:type="auto"/>
                <w:gridSpan w:val="2"/>
              </w:tcPr>
            </w:tcPrChange>
          </w:tcPr>
          <w:p w14:paraId="2DC8B2F3" w14:textId="77777777" w:rsidR="007D5ABA" w:rsidRPr="00F27505" w:rsidRDefault="007D5ABA">
            <w:pPr>
              <w:pStyle w:val="Compact"/>
              <w:jc w:val="center"/>
              <w:rPr>
                <w:rFonts w:cstheme="minorHAnsi"/>
                <w:sz w:val="22"/>
                <w:szCs w:val="22"/>
                <w:rPrChange w:id="443" w:author="Katie Kendall" w:date="2026-04-01T13:39:00Z" w16du:dateUtc="2026-04-01T20:39:00Z">
                  <w:rPr/>
                </w:rPrChange>
              </w:rPr>
              <w:pPrChange w:id="444" w:author="Katie Kendall" w:date="2026-04-01T13:39:00Z" w16du:dateUtc="2026-04-01T20:39:00Z">
                <w:pPr>
                  <w:pStyle w:val="Compact"/>
                </w:pPr>
              </w:pPrChange>
            </w:pPr>
            <w:r w:rsidRPr="00F27505">
              <w:rPr>
                <w:rFonts w:cstheme="minorHAnsi"/>
                <w:sz w:val="22"/>
                <w:szCs w:val="22"/>
                <w:rPrChange w:id="445" w:author="Katie Kendall" w:date="2026-04-01T13:39:00Z" w16du:dateUtc="2026-04-01T20:39:00Z">
                  <w:rPr/>
                </w:rPrChange>
              </w:rPr>
              <w:t>2,903</w:t>
            </w:r>
          </w:p>
        </w:tc>
      </w:tr>
      <w:tr w:rsidR="007639AF" w14:paraId="1B905164" w14:textId="77777777" w:rsidTr="004644E8">
        <w:trPr>
          <w:trPrChange w:id="446" w:author="Katie Kendall" w:date="2026-04-01T13:39:00Z" w16du:dateUtc="2026-04-01T20:39:00Z">
            <w:trPr>
              <w:gridBefore w:val="1"/>
            </w:trPr>
          </w:trPrChange>
        </w:trPr>
        <w:tc>
          <w:tcPr>
            <w:tcW w:w="0" w:type="auto"/>
            <w:tcPrChange w:id="447" w:author="Katie Kendall" w:date="2026-04-01T13:39:00Z" w16du:dateUtc="2026-04-01T20:39:00Z">
              <w:tcPr>
                <w:tcW w:w="0" w:type="auto"/>
                <w:gridSpan w:val="2"/>
              </w:tcPr>
            </w:tcPrChange>
          </w:tcPr>
          <w:p w14:paraId="371B516F" w14:textId="77777777" w:rsidR="007D5ABA" w:rsidRPr="00F27505" w:rsidRDefault="007D5ABA">
            <w:pPr>
              <w:pStyle w:val="Compact"/>
              <w:jc w:val="center"/>
              <w:rPr>
                <w:rFonts w:cstheme="minorHAnsi"/>
                <w:sz w:val="22"/>
                <w:szCs w:val="22"/>
                <w:rPrChange w:id="448" w:author="Katie Kendall" w:date="2026-04-01T13:39:00Z" w16du:dateUtc="2026-04-01T20:39:00Z">
                  <w:rPr/>
                </w:rPrChange>
              </w:rPr>
              <w:pPrChange w:id="449" w:author="Katie Kendall" w:date="2026-04-01T13:39:00Z" w16du:dateUtc="2026-04-01T20:39:00Z">
                <w:pPr>
                  <w:pStyle w:val="Compact"/>
                </w:pPr>
              </w:pPrChange>
            </w:pPr>
            <w:r w:rsidRPr="00F27505">
              <w:rPr>
                <w:rFonts w:cstheme="minorHAnsi"/>
                <w:sz w:val="22"/>
                <w:szCs w:val="22"/>
                <w:rPrChange w:id="450" w:author="Katie Kendall" w:date="2026-04-01T13:39:00Z" w16du:dateUtc="2026-04-01T20:39:00Z">
                  <w:rPr/>
                </w:rPrChange>
              </w:rPr>
              <w:t>2015</w:t>
            </w:r>
          </w:p>
        </w:tc>
        <w:tc>
          <w:tcPr>
            <w:tcW w:w="0" w:type="auto"/>
            <w:tcPrChange w:id="451" w:author="Katie Kendall" w:date="2026-04-01T13:39:00Z" w16du:dateUtc="2026-04-01T20:39:00Z">
              <w:tcPr>
                <w:tcW w:w="0" w:type="auto"/>
                <w:gridSpan w:val="2"/>
              </w:tcPr>
            </w:tcPrChange>
          </w:tcPr>
          <w:p w14:paraId="2E0FE99D" w14:textId="77777777" w:rsidR="007D5ABA" w:rsidRPr="00F27505" w:rsidRDefault="007D5ABA">
            <w:pPr>
              <w:pStyle w:val="Compact"/>
              <w:jc w:val="center"/>
              <w:rPr>
                <w:rFonts w:cstheme="minorHAnsi"/>
                <w:sz w:val="22"/>
                <w:szCs w:val="22"/>
                <w:rPrChange w:id="452" w:author="Katie Kendall" w:date="2026-04-01T13:39:00Z" w16du:dateUtc="2026-04-01T20:39:00Z">
                  <w:rPr/>
                </w:rPrChange>
              </w:rPr>
              <w:pPrChange w:id="453" w:author="Katie Kendall" w:date="2026-04-01T13:39:00Z" w16du:dateUtc="2026-04-01T20:39:00Z">
                <w:pPr>
                  <w:pStyle w:val="Compact"/>
                </w:pPr>
              </w:pPrChange>
            </w:pPr>
            <w:r w:rsidRPr="00F27505">
              <w:rPr>
                <w:rFonts w:cstheme="minorHAnsi"/>
                <w:sz w:val="22"/>
                <w:szCs w:val="22"/>
                <w:rPrChange w:id="454" w:author="Katie Kendall" w:date="2026-04-01T13:39:00Z" w16du:dateUtc="2026-04-01T20:39:00Z">
                  <w:rPr/>
                </w:rPrChange>
              </w:rPr>
              <w:t>22</w:t>
            </w:r>
          </w:p>
        </w:tc>
        <w:tc>
          <w:tcPr>
            <w:tcW w:w="598" w:type="pct"/>
            <w:tcPrChange w:id="455" w:author="Katie Kendall" w:date="2026-04-01T13:39:00Z" w16du:dateUtc="2026-04-01T20:39:00Z">
              <w:tcPr>
                <w:tcW w:w="0" w:type="auto"/>
              </w:tcPr>
            </w:tcPrChange>
          </w:tcPr>
          <w:p w14:paraId="33820128" w14:textId="77777777" w:rsidR="007D5ABA" w:rsidRPr="00F27505" w:rsidRDefault="007D5ABA">
            <w:pPr>
              <w:pStyle w:val="Compact"/>
              <w:jc w:val="center"/>
              <w:rPr>
                <w:rFonts w:cstheme="minorHAnsi"/>
                <w:sz w:val="22"/>
                <w:szCs w:val="22"/>
                <w:rPrChange w:id="456" w:author="Katie Kendall" w:date="2026-04-01T13:39:00Z" w16du:dateUtc="2026-04-01T20:39:00Z">
                  <w:rPr/>
                </w:rPrChange>
              </w:rPr>
              <w:pPrChange w:id="457" w:author="Katie Kendall" w:date="2026-04-01T13:39:00Z" w16du:dateUtc="2026-04-01T20:39:00Z">
                <w:pPr>
                  <w:pStyle w:val="Compact"/>
                </w:pPr>
              </w:pPrChange>
            </w:pPr>
            <w:r w:rsidRPr="00F27505">
              <w:rPr>
                <w:rFonts w:cstheme="minorHAnsi"/>
                <w:sz w:val="22"/>
                <w:szCs w:val="22"/>
                <w:rPrChange w:id="458" w:author="Katie Kendall" w:date="2026-04-01T13:39:00Z" w16du:dateUtc="2026-04-01T20:39:00Z">
                  <w:rPr/>
                </w:rPrChange>
              </w:rPr>
              <w:t>15</w:t>
            </w:r>
          </w:p>
        </w:tc>
        <w:tc>
          <w:tcPr>
            <w:tcW w:w="410" w:type="pct"/>
            <w:tcPrChange w:id="459" w:author="Katie Kendall" w:date="2026-04-01T13:39:00Z" w16du:dateUtc="2026-04-01T20:39:00Z">
              <w:tcPr>
                <w:tcW w:w="0" w:type="auto"/>
                <w:gridSpan w:val="3"/>
              </w:tcPr>
            </w:tcPrChange>
          </w:tcPr>
          <w:p w14:paraId="1D731C32" w14:textId="77777777" w:rsidR="007D5ABA" w:rsidRPr="00F27505" w:rsidRDefault="007D5ABA">
            <w:pPr>
              <w:pStyle w:val="Compact"/>
              <w:jc w:val="center"/>
              <w:rPr>
                <w:rFonts w:cstheme="minorHAnsi"/>
                <w:sz w:val="22"/>
                <w:szCs w:val="22"/>
                <w:rPrChange w:id="460" w:author="Katie Kendall" w:date="2026-04-01T13:39:00Z" w16du:dateUtc="2026-04-01T20:39:00Z">
                  <w:rPr/>
                </w:rPrChange>
              </w:rPr>
              <w:pPrChange w:id="461" w:author="Katie Kendall" w:date="2026-04-01T13:39:00Z" w16du:dateUtc="2026-04-01T20:39:00Z">
                <w:pPr>
                  <w:pStyle w:val="Compact"/>
                </w:pPr>
              </w:pPrChange>
            </w:pPr>
            <w:r w:rsidRPr="00F27505">
              <w:rPr>
                <w:rFonts w:cstheme="minorHAnsi"/>
                <w:sz w:val="22"/>
                <w:szCs w:val="22"/>
                <w:rPrChange w:id="462" w:author="Katie Kendall" w:date="2026-04-01T13:39:00Z" w16du:dateUtc="2026-04-01T20:39:00Z">
                  <w:rPr/>
                </w:rPrChange>
              </w:rPr>
              <w:t>37</w:t>
            </w:r>
          </w:p>
        </w:tc>
        <w:tc>
          <w:tcPr>
            <w:tcW w:w="878" w:type="pct"/>
            <w:tcPrChange w:id="463" w:author="Katie Kendall" w:date="2026-04-01T13:39:00Z" w16du:dateUtc="2026-04-01T20:39:00Z">
              <w:tcPr>
                <w:tcW w:w="0" w:type="auto"/>
                <w:gridSpan w:val="2"/>
              </w:tcPr>
            </w:tcPrChange>
          </w:tcPr>
          <w:p w14:paraId="640D7AA3" w14:textId="77777777" w:rsidR="007D5ABA" w:rsidRPr="00F27505" w:rsidRDefault="007D5ABA">
            <w:pPr>
              <w:pStyle w:val="Compact"/>
              <w:jc w:val="center"/>
              <w:rPr>
                <w:rFonts w:cstheme="minorHAnsi"/>
                <w:sz w:val="22"/>
                <w:szCs w:val="22"/>
                <w:rPrChange w:id="464" w:author="Katie Kendall" w:date="2026-04-01T13:39:00Z" w16du:dateUtc="2026-04-01T20:39:00Z">
                  <w:rPr/>
                </w:rPrChange>
              </w:rPr>
              <w:pPrChange w:id="465" w:author="Katie Kendall" w:date="2026-04-01T13:39:00Z" w16du:dateUtc="2026-04-01T20:39:00Z">
                <w:pPr>
                  <w:pStyle w:val="Compact"/>
                </w:pPr>
              </w:pPrChange>
            </w:pPr>
            <w:r w:rsidRPr="00F27505">
              <w:rPr>
                <w:rFonts w:cstheme="minorHAnsi"/>
                <w:sz w:val="22"/>
                <w:szCs w:val="22"/>
                <w:rPrChange w:id="466" w:author="Katie Kendall" w:date="2026-04-01T13:39:00Z" w16du:dateUtc="2026-04-01T20:39:00Z">
                  <w:rPr/>
                </w:rPrChange>
              </w:rPr>
              <w:t>59.5%</w:t>
            </w:r>
          </w:p>
        </w:tc>
        <w:tc>
          <w:tcPr>
            <w:tcW w:w="578" w:type="pct"/>
            <w:tcPrChange w:id="467" w:author="Katie Kendall" w:date="2026-04-01T13:39:00Z" w16du:dateUtc="2026-04-01T20:39:00Z">
              <w:tcPr>
                <w:tcW w:w="0" w:type="auto"/>
                <w:gridSpan w:val="2"/>
              </w:tcPr>
            </w:tcPrChange>
          </w:tcPr>
          <w:p w14:paraId="74269C33" w14:textId="77777777" w:rsidR="007D5ABA" w:rsidRPr="00F27505" w:rsidRDefault="007D5ABA">
            <w:pPr>
              <w:pStyle w:val="Compact"/>
              <w:jc w:val="center"/>
              <w:rPr>
                <w:rFonts w:cstheme="minorHAnsi"/>
                <w:sz w:val="22"/>
                <w:szCs w:val="22"/>
                <w:rPrChange w:id="468" w:author="Katie Kendall" w:date="2026-04-01T13:39:00Z" w16du:dateUtc="2026-04-01T20:39:00Z">
                  <w:rPr/>
                </w:rPrChange>
              </w:rPr>
              <w:pPrChange w:id="469" w:author="Katie Kendall" w:date="2026-04-01T13:39:00Z" w16du:dateUtc="2026-04-01T20:39:00Z">
                <w:pPr>
                  <w:pStyle w:val="Compact"/>
                </w:pPr>
              </w:pPrChange>
            </w:pPr>
            <w:r w:rsidRPr="00F27505">
              <w:rPr>
                <w:rFonts w:cstheme="minorHAnsi"/>
                <w:sz w:val="22"/>
                <w:szCs w:val="22"/>
                <w:rPrChange w:id="470" w:author="Katie Kendall" w:date="2026-04-01T13:39:00Z" w16du:dateUtc="2026-04-01T20:39:00Z">
                  <w:rPr/>
                </w:rPrChange>
              </w:rPr>
              <w:t>13</w:t>
            </w:r>
          </w:p>
        </w:tc>
        <w:tc>
          <w:tcPr>
            <w:tcW w:w="0" w:type="auto"/>
            <w:tcPrChange w:id="471" w:author="Katie Kendall" w:date="2026-04-01T13:39:00Z" w16du:dateUtc="2026-04-01T20:39:00Z">
              <w:tcPr>
                <w:tcW w:w="0" w:type="auto"/>
                <w:gridSpan w:val="2"/>
              </w:tcPr>
            </w:tcPrChange>
          </w:tcPr>
          <w:p w14:paraId="08433A54" w14:textId="77777777" w:rsidR="007D5ABA" w:rsidRPr="00F27505" w:rsidRDefault="007D5ABA">
            <w:pPr>
              <w:pStyle w:val="Compact"/>
              <w:jc w:val="center"/>
              <w:rPr>
                <w:rFonts w:cstheme="minorHAnsi"/>
                <w:sz w:val="22"/>
                <w:szCs w:val="22"/>
                <w:rPrChange w:id="472" w:author="Katie Kendall" w:date="2026-04-01T13:39:00Z" w16du:dateUtc="2026-04-01T20:39:00Z">
                  <w:rPr/>
                </w:rPrChange>
              </w:rPr>
              <w:pPrChange w:id="473" w:author="Katie Kendall" w:date="2026-04-01T13:39:00Z" w16du:dateUtc="2026-04-01T20:39:00Z">
                <w:pPr>
                  <w:pStyle w:val="Compact"/>
                </w:pPr>
              </w:pPrChange>
            </w:pPr>
            <w:r w:rsidRPr="00F27505">
              <w:rPr>
                <w:rFonts w:cstheme="minorHAnsi"/>
                <w:sz w:val="22"/>
                <w:szCs w:val="22"/>
                <w:rPrChange w:id="474" w:author="Katie Kendall" w:date="2026-04-01T13:39:00Z" w16du:dateUtc="2026-04-01T20:39:00Z">
                  <w:rPr/>
                </w:rPrChange>
              </w:rPr>
              <w:t>4,187</w:t>
            </w:r>
          </w:p>
        </w:tc>
        <w:tc>
          <w:tcPr>
            <w:tcW w:w="0" w:type="auto"/>
            <w:tcPrChange w:id="475" w:author="Katie Kendall" w:date="2026-04-01T13:39:00Z" w16du:dateUtc="2026-04-01T20:39:00Z">
              <w:tcPr>
                <w:tcW w:w="0" w:type="auto"/>
                <w:gridSpan w:val="2"/>
              </w:tcPr>
            </w:tcPrChange>
          </w:tcPr>
          <w:p w14:paraId="16216E47" w14:textId="77777777" w:rsidR="007D5ABA" w:rsidRPr="00F27505" w:rsidRDefault="007D5ABA">
            <w:pPr>
              <w:pStyle w:val="Compact"/>
              <w:jc w:val="center"/>
              <w:rPr>
                <w:rFonts w:cstheme="minorHAnsi"/>
                <w:sz w:val="22"/>
                <w:szCs w:val="22"/>
                <w:rPrChange w:id="476" w:author="Katie Kendall" w:date="2026-04-01T13:39:00Z" w16du:dateUtc="2026-04-01T20:39:00Z">
                  <w:rPr/>
                </w:rPrChange>
              </w:rPr>
              <w:pPrChange w:id="477" w:author="Katie Kendall" w:date="2026-04-01T13:39:00Z" w16du:dateUtc="2026-04-01T20:39:00Z">
                <w:pPr>
                  <w:pStyle w:val="Compact"/>
                </w:pPr>
              </w:pPrChange>
            </w:pPr>
            <w:r w:rsidRPr="00F27505">
              <w:rPr>
                <w:rFonts w:cstheme="minorHAnsi"/>
                <w:sz w:val="22"/>
                <w:szCs w:val="22"/>
                <w:rPrChange w:id="478" w:author="Katie Kendall" w:date="2026-04-01T13:39:00Z" w16du:dateUtc="2026-04-01T20:39:00Z">
                  <w:rPr/>
                </w:rPrChange>
              </w:rPr>
              <w:t>4,606</w:t>
            </w:r>
          </w:p>
        </w:tc>
      </w:tr>
      <w:tr w:rsidR="007639AF" w14:paraId="2864F5AB" w14:textId="77777777" w:rsidTr="004644E8">
        <w:trPr>
          <w:trPrChange w:id="479" w:author="Katie Kendall" w:date="2026-04-01T13:39:00Z" w16du:dateUtc="2026-04-01T20:39:00Z">
            <w:trPr>
              <w:gridBefore w:val="1"/>
            </w:trPr>
          </w:trPrChange>
        </w:trPr>
        <w:tc>
          <w:tcPr>
            <w:tcW w:w="0" w:type="auto"/>
            <w:tcPrChange w:id="480" w:author="Katie Kendall" w:date="2026-04-01T13:39:00Z" w16du:dateUtc="2026-04-01T20:39:00Z">
              <w:tcPr>
                <w:tcW w:w="0" w:type="auto"/>
                <w:gridSpan w:val="2"/>
              </w:tcPr>
            </w:tcPrChange>
          </w:tcPr>
          <w:p w14:paraId="0A8F3AA1" w14:textId="77777777" w:rsidR="007D5ABA" w:rsidRPr="00F27505" w:rsidRDefault="007D5ABA">
            <w:pPr>
              <w:pStyle w:val="Compact"/>
              <w:jc w:val="center"/>
              <w:rPr>
                <w:rFonts w:cstheme="minorHAnsi"/>
                <w:sz w:val="22"/>
                <w:szCs w:val="22"/>
                <w:rPrChange w:id="481" w:author="Katie Kendall" w:date="2026-04-01T13:39:00Z" w16du:dateUtc="2026-04-01T20:39:00Z">
                  <w:rPr/>
                </w:rPrChange>
              </w:rPr>
              <w:pPrChange w:id="482" w:author="Katie Kendall" w:date="2026-04-01T13:39:00Z" w16du:dateUtc="2026-04-01T20:39:00Z">
                <w:pPr>
                  <w:pStyle w:val="Compact"/>
                </w:pPr>
              </w:pPrChange>
            </w:pPr>
            <w:r w:rsidRPr="00F27505">
              <w:rPr>
                <w:rFonts w:cstheme="minorHAnsi"/>
                <w:sz w:val="22"/>
                <w:szCs w:val="22"/>
                <w:rPrChange w:id="483" w:author="Katie Kendall" w:date="2026-04-01T13:39:00Z" w16du:dateUtc="2026-04-01T20:39:00Z">
                  <w:rPr/>
                </w:rPrChange>
              </w:rPr>
              <w:t>2016</w:t>
            </w:r>
          </w:p>
        </w:tc>
        <w:tc>
          <w:tcPr>
            <w:tcW w:w="0" w:type="auto"/>
            <w:tcPrChange w:id="484" w:author="Katie Kendall" w:date="2026-04-01T13:39:00Z" w16du:dateUtc="2026-04-01T20:39:00Z">
              <w:tcPr>
                <w:tcW w:w="0" w:type="auto"/>
                <w:gridSpan w:val="2"/>
              </w:tcPr>
            </w:tcPrChange>
          </w:tcPr>
          <w:p w14:paraId="33C8E90A" w14:textId="77777777" w:rsidR="007D5ABA" w:rsidRPr="00F27505" w:rsidRDefault="007D5ABA">
            <w:pPr>
              <w:pStyle w:val="Compact"/>
              <w:jc w:val="center"/>
              <w:rPr>
                <w:rFonts w:cstheme="minorHAnsi"/>
                <w:sz w:val="22"/>
                <w:szCs w:val="22"/>
                <w:rPrChange w:id="485" w:author="Katie Kendall" w:date="2026-04-01T13:39:00Z" w16du:dateUtc="2026-04-01T20:39:00Z">
                  <w:rPr/>
                </w:rPrChange>
              </w:rPr>
              <w:pPrChange w:id="486" w:author="Katie Kendall" w:date="2026-04-01T13:39:00Z" w16du:dateUtc="2026-04-01T20:39:00Z">
                <w:pPr>
                  <w:pStyle w:val="Compact"/>
                </w:pPr>
              </w:pPrChange>
            </w:pPr>
            <w:r w:rsidRPr="00F27505">
              <w:rPr>
                <w:rFonts w:cstheme="minorHAnsi"/>
                <w:sz w:val="22"/>
                <w:szCs w:val="22"/>
                <w:rPrChange w:id="487" w:author="Katie Kendall" w:date="2026-04-01T13:39:00Z" w16du:dateUtc="2026-04-01T20:39:00Z">
                  <w:rPr/>
                </w:rPrChange>
              </w:rPr>
              <w:t>35</w:t>
            </w:r>
          </w:p>
        </w:tc>
        <w:tc>
          <w:tcPr>
            <w:tcW w:w="598" w:type="pct"/>
            <w:tcPrChange w:id="488" w:author="Katie Kendall" w:date="2026-04-01T13:39:00Z" w16du:dateUtc="2026-04-01T20:39:00Z">
              <w:tcPr>
                <w:tcW w:w="0" w:type="auto"/>
              </w:tcPr>
            </w:tcPrChange>
          </w:tcPr>
          <w:p w14:paraId="3DA0E11A" w14:textId="77777777" w:rsidR="007D5ABA" w:rsidRPr="00F27505" w:rsidRDefault="007D5ABA">
            <w:pPr>
              <w:pStyle w:val="Compact"/>
              <w:jc w:val="center"/>
              <w:rPr>
                <w:rFonts w:cstheme="minorHAnsi"/>
                <w:sz w:val="22"/>
                <w:szCs w:val="22"/>
                <w:rPrChange w:id="489" w:author="Katie Kendall" w:date="2026-04-01T13:39:00Z" w16du:dateUtc="2026-04-01T20:39:00Z">
                  <w:rPr/>
                </w:rPrChange>
              </w:rPr>
              <w:pPrChange w:id="490" w:author="Katie Kendall" w:date="2026-04-01T13:39:00Z" w16du:dateUtc="2026-04-01T20:39:00Z">
                <w:pPr>
                  <w:pStyle w:val="Compact"/>
                </w:pPr>
              </w:pPrChange>
            </w:pPr>
            <w:r w:rsidRPr="00F27505">
              <w:rPr>
                <w:rFonts w:cstheme="minorHAnsi"/>
                <w:sz w:val="22"/>
                <w:szCs w:val="22"/>
                <w:rPrChange w:id="491" w:author="Katie Kendall" w:date="2026-04-01T13:39:00Z" w16du:dateUtc="2026-04-01T20:39:00Z">
                  <w:rPr/>
                </w:rPrChange>
              </w:rPr>
              <w:t>27</w:t>
            </w:r>
          </w:p>
        </w:tc>
        <w:tc>
          <w:tcPr>
            <w:tcW w:w="410" w:type="pct"/>
            <w:tcPrChange w:id="492" w:author="Katie Kendall" w:date="2026-04-01T13:39:00Z" w16du:dateUtc="2026-04-01T20:39:00Z">
              <w:tcPr>
                <w:tcW w:w="0" w:type="auto"/>
                <w:gridSpan w:val="3"/>
              </w:tcPr>
            </w:tcPrChange>
          </w:tcPr>
          <w:p w14:paraId="5FE86C53" w14:textId="77777777" w:rsidR="007D5ABA" w:rsidRPr="00F27505" w:rsidRDefault="007D5ABA">
            <w:pPr>
              <w:pStyle w:val="Compact"/>
              <w:jc w:val="center"/>
              <w:rPr>
                <w:rFonts w:cstheme="minorHAnsi"/>
                <w:sz w:val="22"/>
                <w:szCs w:val="22"/>
                <w:rPrChange w:id="493" w:author="Katie Kendall" w:date="2026-04-01T13:39:00Z" w16du:dateUtc="2026-04-01T20:39:00Z">
                  <w:rPr/>
                </w:rPrChange>
              </w:rPr>
              <w:pPrChange w:id="494" w:author="Katie Kendall" w:date="2026-04-01T13:39:00Z" w16du:dateUtc="2026-04-01T20:39:00Z">
                <w:pPr>
                  <w:pStyle w:val="Compact"/>
                </w:pPr>
              </w:pPrChange>
            </w:pPr>
            <w:r w:rsidRPr="00F27505">
              <w:rPr>
                <w:rFonts w:cstheme="minorHAnsi"/>
                <w:sz w:val="22"/>
                <w:szCs w:val="22"/>
                <w:rPrChange w:id="495" w:author="Katie Kendall" w:date="2026-04-01T13:39:00Z" w16du:dateUtc="2026-04-01T20:39:00Z">
                  <w:rPr/>
                </w:rPrChange>
              </w:rPr>
              <w:t>62</w:t>
            </w:r>
          </w:p>
        </w:tc>
        <w:tc>
          <w:tcPr>
            <w:tcW w:w="878" w:type="pct"/>
            <w:tcPrChange w:id="496" w:author="Katie Kendall" w:date="2026-04-01T13:39:00Z" w16du:dateUtc="2026-04-01T20:39:00Z">
              <w:tcPr>
                <w:tcW w:w="0" w:type="auto"/>
                <w:gridSpan w:val="2"/>
              </w:tcPr>
            </w:tcPrChange>
          </w:tcPr>
          <w:p w14:paraId="729089BC" w14:textId="77777777" w:rsidR="007D5ABA" w:rsidRPr="00F27505" w:rsidRDefault="007D5ABA">
            <w:pPr>
              <w:pStyle w:val="Compact"/>
              <w:jc w:val="center"/>
              <w:rPr>
                <w:rFonts w:cstheme="minorHAnsi"/>
                <w:sz w:val="22"/>
                <w:szCs w:val="22"/>
                <w:rPrChange w:id="497" w:author="Katie Kendall" w:date="2026-04-01T13:39:00Z" w16du:dateUtc="2026-04-01T20:39:00Z">
                  <w:rPr/>
                </w:rPrChange>
              </w:rPr>
              <w:pPrChange w:id="498" w:author="Katie Kendall" w:date="2026-04-01T13:39:00Z" w16du:dateUtc="2026-04-01T20:39:00Z">
                <w:pPr>
                  <w:pStyle w:val="Compact"/>
                </w:pPr>
              </w:pPrChange>
            </w:pPr>
            <w:r w:rsidRPr="00F27505">
              <w:rPr>
                <w:rFonts w:cstheme="minorHAnsi"/>
                <w:sz w:val="22"/>
                <w:szCs w:val="22"/>
                <w:rPrChange w:id="499" w:author="Katie Kendall" w:date="2026-04-01T13:39:00Z" w16du:dateUtc="2026-04-01T20:39:00Z">
                  <w:rPr/>
                </w:rPrChange>
              </w:rPr>
              <w:t>56.5%</w:t>
            </w:r>
          </w:p>
        </w:tc>
        <w:tc>
          <w:tcPr>
            <w:tcW w:w="578" w:type="pct"/>
            <w:tcPrChange w:id="500" w:author="Katie Kendall" w:date="2026-04-01T13:39:00Z" w16du:dateUtc="2026-04-01T20:39:00Z">
              <w:tcPr>
                <w:tcW w:w="0" w:type="auto"/>
                <w:gridSpan w:val="2"/>
              </w:tcPr>
            </w:tcPrChange>
          </w:tcPr>
          <w:p w14:paraId="2E00EC7B" w14:textId="77777777" w:rsidR="007D5ABA" w:rsidRPr="00F27505" w:rsidRDefault="007D5ABA">
            <w:pPr>
              <w:pStyle w:val="Compact"/>
              <w:jc w:val="center"/>
              <w:rPr>
                <w:rFonts w:cstheme="minorHAnsi"/>
                <w:sz w:val="22"/>
                <w:szCs w:val="22"/>
                <w:rPrChange w:id="501" w:author="Katie Kendall" w:date="2026-04-01T13:39:00Z" w16du:dateUtc="2026-04-01T20:39:00Z">
                  <w:rPr/>
                </w:rPrChange>
              </w:rPr>
              <w:pPrChange w:id="502" w:author="Katie Kendall" w:date="2026-04-01T13:39:00Z" w16du:dateUtc="2026-04-01T20:39:00Z">
                <w:pPr>
                  <w:pStyle w:val="Compact"/>
                </w:pPr>
              </w:pPrChange>
            </w:pPr>
            <w:r w:rsidRPr="00F27505">
              <w:rPr>
                <w:rFonts w:cstheme="minorHAnsi"/>
                <w:sz w:val="22"/>
                <w:szCs w:val="22"/>
                <w:rPrChange w:id="503" w:author="Katie Kendall" w:date="2026-04-01T13:39:00Z" w16du:dateUtc="2026-04-01T20:39:00Z">
                  <w:rPr/>
                </w:rPrChange>
              </w:rPr>
              <w:t>35</w:t>
            </w:r>
          </w:p>
        </w:tc>
        <w:tc>
          <w:tcPr>
            <w:tcW w:w="0" w:type="auto"/>
            <w:tcPrChange w:id="504" w:author="Katie Kendall" w:date="2026-04-01T13:39:00Z" w16du:dateUtc="2026-04-01T20:39:00Z">
              <w:tcPr>
                <w:tcW w:w="0" w:type="auto"/>
                <w:gridSpan w:val="2"/>
              </w:tcPr>
            </w:tcPrChange>
          </w:tcPr>
          <w:p w14:paraId="747CF5D5" w14:textId="77777777" w:rsidR="007D5ABA" w:rsidRPr="00F27505" w:rsidRDefault="007D5ABA">
            <w:pPr>
              <w:pStyle w:val="Compact"/>
              <w:jc w:val="center"/>
              <w:rPr>
                <w:rFonts w:cstheme="minorHAnsi"/>
                <w:sz w:val="22"/>
                <w:szCs w:val="22"/>
                <w:rPrChange w:id="505" w:author="Katie Kendall" w:date="2026-04-01T13:39:00Z" w16du:dateUtc="2026-04-01T20:39:00Z">
                  <w:rPr/>
                </w:rPrChange>
              </w:rPr>
              <w:pPrChange w:id="506" w:author="Katie Kendall" w:date="2026-04-01T13:39:00Z" w16du:dateUtc="2026-04-01T20:39:00Z">
                <w:pPr>
                  <w:pStyle w:val="Compact"/>
                </w:pPr>
              </w:pPrChange>
            </w:pPr>
            <w:r w:rsidRPr="00F27505">
              <w:rPr>
                <w:rFonts w:cstheme="minorHAnsi"/>
                <w:sz w:val="22"/>
                <w:szCs w:val="22"/>
                <w:rPrChange w:id="507" w:author="Katie Kendall" w:date="2026-04-01T13:39:00Z" w16du:dateUtc="2026-04-01T20:39:00Z">
                  <w:rPr/>
                </w:rPrChange>
              </w:rPr>
              <w:t>4,098</w:t>
            </w:r>
          </w:p>
        </w:tc>
        <w:tc>
          <w:tcPr>
            <w:tcW w:w="0" w:type="auto"/>
            <w:tcPrChange w:id="508" w:author="Katie Kendall" w:date="2026-04-01T13:39:00Z" w16du:dateUtc="2026-04-01T20:39:00Z">
              <w:tcPr>
                <w:tcW w:w="0" w:type="auto"/>
                <w:gridSpan w:val="2"/>
              </w:tcPr>
            </w:tcPrChange>
          </w:tcPr>
          <w:p w14:paraId="78EFF3B2" w14:textId="77777777" w:rsidR="007D5ABA" w:rsidRPr="00F27505" w:rsidRDefault="007D5ABA">
            <w:pPr>
              <w:pStyle w:val="Compact"/>
              <w:jc w:val="center"/>
              <w:rPr>
                <w:rFonts w:cstheme="minorHAnsi"/>
                <w:sz w:val="22"/>
                <w:szCs w:val="22"/>
                <w:rPrChange w:id="509" w:author="Katie Kendall" w:date="2026-04-01T13:39:00Z" w16du:dateUtc="2026-04-01T20:39:00Z">
                  <w:rPr/>
                </w:rPrChange>
              </w:rPr>
              <w:pPrChange w:id="510" w:author="Katie Kendall" w:date="2026-04-01T13:39:00Z" w16du:dateUtc="2026-04-01T20:39:00Z">
                <w:pPr>
                  <w:pStyle w:val="Compact"/>
                </w:pPr>
              </w:pPrChange>
            </w:pPr>
            <w:r w:rsidRPr="00F27505">
              <w:rPr>
                <w:rFonts w:cstheme="minorHAnsi"/>
                <w:sz w:val="22"/>
                <w:szCs w:val="22"/>
                <w:rPrChange w:id="511" w:author="Katie Kendall" w:date="2026-04-01T13:39:00Z" w16du:dateUtc="2026-04-01T20:39:00Z">
                  <w:rPr/>
                </w:rPrChange>
              </w:rPr>
              <w:t>165</w:t>
            </w:r>
          </w:p>
        </w:tc>
      </w:tr>
      <w:tr w:rsidR="007639AF" w14:paraId="1C374949" w14:textId="77777777" w:rsidTr="004644E8">
        <w:trPr>
          <w:trPrChange w:id="512" w:author="Katie Kendall" w:date="2026-04-01T13:39:00Z" w16du:dateUtc="2026-04-01T20:39:00Z">
            <w:trPr>
              <w:gridBefore w:val="1"/>
            </w:trPr>
          </w:trPrChange>
        </w:trPr>
        <w:tc>
          <w:tcPr>
            <w:tcW w:w="0" w:type="auto"/>
            <w:tcPrChange w:id="513" w:author="Katie Kendall" w:date="2026-04-01T13:39:00Z" w16du:dateUtc="2026-04-01T20:39:00Z">
              <w:tcPr>
                <w:tcW w:w="0" w:type="auto"/>
                <w:gridSpan w:val="2"/>
              </w:tcPr>
            </w:tcPrChange>
          </w:tcPr>
          <w:p w14:paraId="44315A4B" w14:textId="77777777" w:rsidR="007D5ABA" w:rsidRPr="00F27505" w:rsidRDefault="007D5ABA">
            <w:pPr>
              <w:pStyle w:val="Compact"/>
              <w:jc w:val="center"/>
              <w:rPr>
                <w:rFonts w:cstheme="minorHAnsi"/>
                <w:sz w:val="22"/>
                <w:szCs w:val="22"/>
                <w:rPrChange w:id="514" w:author="Katie Kendall" w:date="2026-04-01T13:39:00Z" w16du:dateUtc="2026-04-01T20:39:00Z">
                  <w:rPr/>
                </w:rPrChange>
              </w:rPr>
              <w:pPrChange w:id="515" w:author="Katie Kendall" w:date="2026-04-01T13:39:00Z" w16du:dateUtc="2026-04-01T20:39:00Z">
                <w:pPr>
                  <w:pStyle w:val="Compact"/>
                </w:pPr>
              </w:pPrChange>
            </w:pPr>
            <w:r w:rsidRPr="00F27505">
              <w:rPr>
                <w:rFonts w:cstheme="minorHAnsi"/>
                <w:sz w:val="22"/>
                <w:szCs w:val="22"/>
                <w:rPrChange w:id="516" w:author="Katie Kendall" w:date="2026-04-01T13:39:00Z" w16du:dateUtc="2026-04-01T20:39:00Z">
                  <w:rPr/>
                </w:rPrChange>
              </w:rPr>
              <w:t>2017</w:t>
            </w:r>
          </w:p>
        </w:tc>
        <w:tc>
          <w:tcPr>
            <w:tcW w:w="0" w:type="auto"/>
            <w:tcPrChange w:id="517" w:author="Katie Kendall" w:date="2026-04-01T13:39:00Z" w16du:dateUtc="2026-04-01T20:39:00Z">
              <w:tcPr>
                <w:tcW w:w="0" w:type="auto"/>
                <w:gridSpan w:val="2"/>
              </w:tcPr>
            </w:tcPrChange>
          </w:tcPr>
          <w:p w14:paraId="3461B96D" w14:textId="77777777" w:rsidR="007D5ABA" w:rsidRPr="00F27505" w:rsidRDefault="007D5ABA">
            <w:pPr>
              <w:pStyle w:val="Compact"/>
              <w:jc w:val="center"/>
              <w:rPr>
                <w:rFonts w:cstheme="minorHAnsi"/>
                <w:sz w:val="22"/>
                <w:szCs w:val="22"/>
                <w:rPrChange w:id="518" w:author="Katie Kendall" w:date="2026-04-01T13:39:00Z" w16du:dateUtc="2026-04-01T20:39:00Z">
                  <w:rPr/>
                </w:rPrChange>
              </w:rPr>
              <w:pPrChange w:id="519" w:author="Katie Kendall" w:date="2026-04-01T13:39:00Z" w16du:dateUtc="2026-04-01T20:39:00Z">
                <w:pPr>
                  <w:pStyle w:val="Compact"/>
                </w:pPr>
              </w:pPrChange>
            </w:pPr>
            <w:r w:rsidRPr="00F27505">
              <w:rPr>
                <w:rFonts w:cstheme="minorHAnsi"/>
                <w:sz w:val="22"/>
                <w:szCs w:val="22"/>
                <w:rPrChange w:id="520" w:author="Katie Kendall" w:date="2026-04-01T13:39:00Z" w16du:dateUtc="2026-04-01T20:39:00Z">
                  <w:rPr/>
                </w:rPrChange>
              </w:rPr>
              <w:t>12</w:t>
            </w:r>
          </w:p>
        </w:tc>
        <w:tc>
          <w:tcPr>
            <w:tcW w:w="598" w:type="pct"/>
            <w:tcPrChange w:id="521" w:author="Katie Kendall" w:date="2026-04-01T13:39:00Z" w16du:dateUtc="2026-04-01T20:39:00Z">
              <w:tcPr>
                <w:tcW w:w="0" w:type="auto"/>
              </w:tcPr>
            </w:tcPrChange>
          </w:tcPr>
          <w:p w14:paraId="24135DB2" w14:textId="77777777" w:rsidR="007D5ABA" w:rsidRPr="00F27505" w:rsidRDefault="007D5ABA">
            <w:pPr>
              <w:pStyle w:val="Compact"/>
              <w:jc w:val="center"/>
              <w:rPr>
                <w:rFonts w:cstheme="minorHAnsi"/>
                <w:sz w:val="22"/>
                <w:szCs w:val="22"/>
                <w:rPrChange w:id="522" w:author="Katie Kendall" w:date="2026-04-01T13:39:00Z" w16du:dateUtc="2026-04-01T20:39:00Z">
                  <w:rPr/>
                </w:rPrChange>
              </w:rPr>
              <w:pPrChange w:id="523" w:author="Katie Kendall" w:date="2026-04-01T13:39:00Z" w16du:dateUtc="2026-04-01T20:39:00Z">
                <w:pPr>
                  <w:pStyle w:val="Compact"/>
                </w:pPr>
              </w:pPrChange>
            </w:pPr>
            <w:r w:rsidRPr="00F27505">
              <w:rPr>
                <w:rFonts w:cstheme="minorHAnsi"/>
                <w:sz w:val="22"/>
                <w:szCs w:val="22"/>
                <w:rPrChange w:id="524" w:author="Katie Kendall" w:date="2026-04-01T13:39:00Z" w16du:dateUtc="2026-04-01T20:39:00Z">
                  <w:rPr/>
                </w:rPrChange>
              </w:rPr>
              <w:t>4</w:t>
            </w:r>
          </w:p>
        </w:tc>
        <w:tc>
          <w:tcPr>
            <w:tcW w:w="410" w:type="pct"/>
            <w:tcPrChange w:id="525" w:author="Katie Kendall" w:date="2026-04-01T13:39:00Z" w16du:dateUtc="2026-04-01T20:39:00Z">
              <w:tcPr>
                <w:tcW w:w="0" w:type="auto"/>
                <w:gridSpan w:val="3"/>
              </w:tcPr>
            </w:tcPrChange>
          </w:tcPr>
          <w:p w14:paraId="15FE3A00" w14:textId="77777777" w:rsidR="007D5ABA" w:rsidRPr="00F27505" w:rsidRDefault="007D5ABA">
            <w:pPr>
              <w:pStyle w:val="Compact"/>
              <w:jc w:val="center"/>
              <w:rPr>
                <w:rFonts w:cstheme="minorHAnsi"/>
                <w:sz w:val="22"/>
                <w:szCs w:val="22"/>
                <w:rPrChange w:id="526" w:author="Katie Kendall" w:date="2026-04-01T13:39:00Z" w16du:dateUtc="2026-04-01T20:39:00Z">
                  <w:rPr/>
                </w:rPrChange>
              </w:rPr>
              <w:pPrChange w:id="527" w:author="Katie Kendall" w:date="2026-04-01T13:39:00Z" w16du:dateUtc="2026-04-01T20:39:00Z">
                <w:pPr>
                  <w:pStyle w:val="Compact"/>
                </w:pPr>
              </w:pPrChange>
            </w:pPr>
            <w:r w:rsidRPr="00F27505">
              <w:rPr>
                <w:rFonts w:cstheme="minorHAnsi"/>
                <w:sz w:val="22"/>
                <w:szCs w:val="22"/>
                <w:rPrChange w:id="528" w:author="Katie Kendall" w:date="2026-04-01T13:39:00Z" w16du:dateUtc="2026-04-01T20:39:00Z">
                  <w:rPr/>
                </w:rPrChange>
              </w:rPr>
              <w:t>16</w:t>
            </w:r>
          </w:p>
        </w:tc>
        <w:tc>
          <w:tcPr>
            <w:tcW w:w="878" w:type="pct"/>
            <w:tcPrChange w:id="529" w:author="Katie Kendall" w:date="2026-04-01T13:39:00Z" w16du:dateUtc="2026-04-01T20:39:00Z">
              <w:tcPr>
                <w:tcW w:w="0" w:type="auto"/>
                <w:gridSpan w:val="2"/>
              </w:tcPr>
            </w:tcPrChange>
          </w:tcPr>
          <w:p w14:paraId="5503DEA7" w14:textId="77777777" w:rsidR="007D5ABA" w:rsidRPr="00F27505" w:rsidRDefault="007D5ABA">
            <w:pPr>
              <w:pStyle w:val="Compact"/>
              <w:jc w:val="center"/>
              <w:rPr>
                <w:rFonts w:cstheme="minorHAnsi"/>
                <w:sz w:val="22"/>
                <w:szCs w:val="22"/>
                <w:rPrChange w:id="530" w:author="Katie Kendall" w:date="2026-04-01T13:39:00Z" w16du:dateUtc="2026-04-01T20:39:00Z">
                  <w:rPr/>
                </w:rPrChange>
              </w:rPr>
              <w:pPrChange w:id="531" w:author="Katie Kendall" w:date="2026-04-01T13:39:00Z" w16du:dateUtc="2026-04-01T20:39:00Z">
                <w:pPr>
                  <w:pStyle w:val="Compact"/>
                </w:pPr>
              </w:pPrChange>
            </w:pPr>
            <w:r w:rsidRPr="00F27505">
              <w:rPr>
                <w:rFonts w:cstheme="minorHAnsi"/>
                <w:sz w:val="22"/>
                <w:szCs w:val="22"/>
                <w:rPrChange w:id="532" w:author="Katie Kendall" w:date="2026-04-01T13:39:00Z" w16du:dateUtc="2026-04-01T20:39:00Z">
                  <w:rPr/>
                </w:rPrChange>
              </w:rPr>
              <w:t>75.0%</w:t>
            </w:r>
          </w:p>
        </w:tc>
        <w:tc>
          <w:tcPr>
            <w:tcW w:w="578" w:type="pct"/>
            <w:tcPrChange w:id="533" w:author="Katie Kendall" w:date="2026-04-01T13:39:00Z" w16du:dateUtc="2026-04-01T20:39:00Z">
              <w:tcPr>
                <w:tcW w:w="0" w:type="auto"/>
                <w:gridSpan w:val="2"/>
              </w:tcPr>
            </w:tcPrChange>
          </w:tcPr>
          <w:p w14:paraId="10817F8B" w14:textId="77777777" w:rsidR="007D5ABA" w:rsidRPr="00F27505" w:rsidRDefault="007D5ABA">
            <w:pPr>
              <w:pStyle w:val="Compact"/>
              <w:jc w:val="center"/>
              <w:rPr>
                <w:rFonts w:cstheme="minorHAnsi"/>
                <w:sz w:val="22"/>
                <w:szCs w:val="22"/>
                <w:rPrChange w:id="534" w:author="Katie Kendall" w:date="2026-04-01T13:39:00Z" w16du:dateUtc="2026-04-01T20:39:00Z">
                  <w:rPr/>
                </w:rPrChange>
              </w:rPr>
              <w:pPrChange w:id="535" w:author="Katie Kendall" w:date="2026-04-01T13:39:00Z" w16du:dateUtc="2026-04-01T20:39:00Z">
                <w:pPr>
                  <w:pStyle w:val="Compact"/>
                </w:pPr>
              </w:pPrChange>
            </w:pPr>
            <w:r w:rsidRPr="00F27505">
              <w:rPr>
                <w:rFonts w:cstheme="minorHAnsi"/>
                <w:sz w:val="22"/>
                <w:szCs w:val="22"/>
                <w:rPrChange w:id="536" w:author="Katie Kendall" w:date="2026-04-01T13:39:00Z" w16du:dateUtc="2026-04-01T20:39:00Z">
                  <w:rPr/>
                </w:rPrChange>
              </w:rPr>
              <w:t>0</w:t>
            </w:r>
          </w:p>
        </w:tc>
        <w:tc>
          <w:tcPr>
            <w:tcW w:w="0" w:type="auto"/>
            <w:tcPrChange w:id="537" w:author="Katie Kendall" w:date="2026-04-01T13:39:00Z" w16du:dateUtc="2026-04-01T20:39:00Z">
              <w:tcPr>
                <w:tcW w:w="0" w:type="auto"/>
                <w:gridSpan w:val="2"/>
              </w:tcPr>
            </w:tcPrChange>
          </w:tcPr>
          <w:p w14:paraId="5306A6ED" w14:textId="77777777" w:rsidR="007D5ABA" w:rsidRPr="00F27505" w:rsidRDefault="007D5ABA">
            <w:pPr>
              <w:pStyle w:val="Compact"/>
              <w:jc w:val="center"/>
              <w:rPr>
                <w:rFonts w:cstheme="minorHAnsi"/>
                <w:sz w:val="22"/>
                <w:szCs w:val="22"/>
                <w:rPrChange w:id="538" w:author="Katie Kendall" w:date="2026-04-01T13:39:00Z" w16du:dateUtc="2026-04-01T20:39:00Z">
                  <w:rPr/>
                </w:rPrChange>
              </w:rPr>
              <w:pPrChange w:id="539" w:author="Katie Kendall" w:date="2026-04-01T13:39:00Z" w16du:dateUtc="2026-04-01T20:39:00Z">
                <w:pPr>
                  <w:pStyle w:val="Compact"/>
                </w:pPr>
              </w:pPrChange>
            </w:pPr>
            <w:r w:rsidRPr="00F27505">
              <w:rPr>
                <w:rFonts w:cstheme="minorHAnsi"/>
                <w:sz w:val="22"/>
                <w:szCs w:val="22"/>
                <w:rPrChange w:id="540" w:author="Katie Kendall" w:date="2026-04-01T13:39:00Z" w16du:dateUtc="2026-04-01T20:39:00Z">
                  <w:rPr/>
                </w:rPrChange>
              </w:rPr>
              <w:t>3,623</w:t>
            </w:r>
          </w:p>
        </w:tc>
        <w:tc>
          <w:tcPr>
            <w:tcW w:w="0" w:type="auto"/>
            <w:tcPrChange w:id="541" w:author="Katie Kendall" w:date="2026-04-01T13:39:00Z" w16du:dateUtc="2026-04-01T20:39:00Z">
              <w:tcPr>
                <w:tcW w:w="0" w:type="auto"/>
                <w:gridSpan w:val="2"/>
              </w:tcPr>
            </w:tcPrChange>
          </w:tcPr>
          <w:p w14:paraId="413EAB1D" w14:textId="77777777" w:rsidR="007D5ABA" w:rsidRPr="00F27505" w:rsidRDefault="007D5ABA">
            <w:pPr>
              <w:pStyle w:val="Compact"/>
              <w:jc w:val="center"/>
              <w:rPr>
                <w:rFonts w:cstheme="minorHAnsi"/>
                <w:sz w:val="22"/>
                <w:szCs w:val="22"/>
                <w:rPrChange w:id="542" w:author="Katie Kendall" w:date="2026-04-01T13:39:00Z" w16du:dateUtc="2026-04-01T20:39:00Z">
                  <w:rPr/>
                </w:rPrChange>
              </w:rPr>
              <w:pPrChange w:id="543" w:author="Katie Kendall" w:date="2026-04-01T13:39:00Z" w16du:dateUtc="2026-04-01T20:39:00Z">
                <w:pPr>
                  <w:pStyle w:val="Compact"/>
                </w:pPr>
              </w:pPrChange>
            </w:pPr>
            <w:r w:rsidRPr="00F27505">
              <w:rPr>
                <w:rFonts w:cstheme="minorHAnsi"/>
                <w:sz w:val="22"/>
                <w:szCs w:val="22"/>
                <w:rPrChange w:id="544" w:author="Katie Kendall" w:date="2026-04-01T13:39:00Z" w16du:dateUtc="2026-04-01T20:39:00Z">
                  <w:rPr/>
                </w:rPrChange>
              </w:rPr>
              <w:t>17,709</w:t>
            </w:r>
          </w:p>
        </w:tc>
      </w:tr>
      <w:tr w:rsidR="007639AF" w14:paraId="1A706D9D" w14:textId="77777777" w:rsidTr="004644E8">
        <w:trPr>
          <w:trPrChange w:id="545" w:author="Katie Kendall" w:date="2026-04-01T13:39:00Z" w16du:dateUtc="2026-04-01T20:39:00Z">
            <w:trPr>
              <w:gridBefore w:val="1"/>
            </w:trPr>
          </w:trPrChange>
        </w:trPr>
        <w:tc>
          <w:tcPr>
            <w:tcW w:w="0" w:type="auto"/>
            <w:tcPrChange w:id="546" w:author="Katie Kendall" w:date="2026-04-01T13:39:00Z" w16du:dateUtc="2026-04-01T20:39:00Z">
              <w:tcPr>
                <w:tcW w:w="0" w:type="auto"/>
                <w:gridSpan w:val="2"/>
              </w:tcPr>
            </w:tcPrChange>
          </w:tcPr>
          <w:p w14:paraId="10032F84" w14:textId="77777777" w:rsidR="007D5ABA" w:rsidRPr="00F27505" w:rsidRDefault="007D5ABA">
            <w:pPr>
              <w:pStyle w:val="Compact"/>
              <w:jc w:val="center"/>
              <w:rPr>
                <w:rFonts w:cstheme="minorHAnsi"/>
                <w:sz w:val="22"/>
                <w:szCs w:val="22"/>
                <w:rPrChange w:id="547" w:author="Katie Kendall" w:date="2026-04-01T13:39:00Z" w16du:dateUtc="2026-04-01T20:39:00Z">
                  <w:rPr/>
                </w:rPrChange>
              </w:rPr>
              <w:pPrChange w:id="548" w:author="Katie Kendall" w:date="2026-04-01T13:39:00Z" w16du:dateUtc="2026-04-01T20:39:00Z">
                <w:pPr>
                  <w:pStyle w:val="Compact"/>
                </w:pPr>
              </w:pPrChange>
            </w:pPr>
            <w:r w:rsidRPr="00F27505">
              <w:rPr>
                <w:rFonts w:cstheme="minorHAnsi"/>
                <w:sz w:val="22"/>
                <w:szCs w:val="22"/>
                <w:rPrChange w:id="549" w:author="Katie Kendall" w:date="2026-04-01T13:39:00Z" w16du:dateUtc="2026-04-01T20:39:00Z">
                  <w:rPr/>
                </w:rPrChange>
              </w:rPr>
              <w:t>2018</w:t>
            </w:r>
          </w:p>
        </w:tc>
        <w:tc>
          <w:tcPr>
            <w:tcW w:w="0" w:type="auto"/>
            <w:tcPrChange w:id="550" w:author="Katie Kendall" w:date="2026-04-01T13:39:00Z" w16du:dateUtc="2026-04-01T20:39:00Z">
              <w:tcPr>
                <w:tcW w:w="0" w:type="auto"/>
                <w:gridSpan w:val="2"/>
              </w:tcPr>
            </w:tcPrChange>
          </w:tcPr>
          <w:p w14:paraId="6542A50E" w14:textId="77777777" w:rsidR="007D5ABA" w:rsidRPr="00F27505" w:rsidRDefault="007D5ABA">
            <w:pPr>
              <w:pStyle w:val="Compact"/>
              <w:jc w:val="center"/>
              <w:rPr>
                <w:rFonts w:cstheme="minorHAnsi"/>
                <w:sz w:val="22"/>
                <w:szCs w:val="22"/>
                <w:rPrChange w:id="551" w:author="Katie Kendall" w:date="2026-04-01T13:39:00Z" w16du:dateUtc="2026-04-01T20:39:00Z">
                  <w:rPr/>
                </w:rPrChange>
              </w:rPr>
              <w:pPrChange w:id="552" w:author="Katie Kendall" w:date="2026-04-01T13:39:00Z" w16du:dateUtc="2026-04-01T20:39:00Z">
                <w:pPr>
                  <w:pStyle w:val="Compact"/>
                </w:pPr>
              </w:pPrChange>
            </w:pPr>
            <w:r w:rsidRPr="00F27505">
              <w:rPr>
                <w:rFonts w:cstheme="minorHAnsi"/>
                <w:sz w:val="22"/>
                <w:szCs w:val="22"/>
                <w:rPrChange w:id="553" w:author="Katie Kendall" w:date="2026-04-01T13:39:00Z" w16du:dateUtc="2026-04-01T20:39:00Z">
                  <w:rPr/>
                </w:rPrChange>
              </w:rPr>
              <w:t>8</w:t>
            </w:r>
          </w:p>
        </w:tc>
        <w:tc>
          <w:tcPr>
            <w:tcW w:w="598" w:type="pct"/>
            <w:tcPrChange w:id="554" w:author="Katie Kendall" w:date="2026-04-01T13:39:00Z" w16du:dateUtc="2026-04-01T20:39:00Z">
              <w:tcPr>
                <w:tcW w:w="0" w:type="auto"/>
              </w:tcPr>
            </w:tcPrChange>
          </w:tcPr>
          <w:p w14:paraId="48C2FC93" w14:textId="77777777" w:rsidR="007D5ABA" w:rsidRPr="00F27505" w:rsidRDefault="007D5ABA">
            <w:pPr>
              <w:pStyle w:val="Compact"/>
              <w:jc w:val="center"/>
              <w:rPr>
                <w:rFonts w:cstheme="minorHAnsi"/>
                <w:sz w:val="22"/>
                <w:szCs w:val="22"/>
                <w:rPrChange w:id="555" w:author="Katie Kendall" w:date="2026-04-01T13:39:00Z" w16du:dateUtc="2026-04-01T20:39:00Z">
                  <w:rPr/>
                </w:rPrChange>
              </w:rPr>
              <w:pPrChange w:id="556" w:author="Katie Kendall" w:date="2026-04-01T13:39:00Z" w16du:dateUtc="2026-04-01T20:39:00Z">
                <w:pPr>
                  <w:pStyle w:val="Compact"/>
                </w:pPr>
              </w:pPrChange>
            </w:pPr>
            <w:r w:rsidRPr="00F27505">
              <w:rPr>
                <w:rFonts w:cstheme="minorHAnsi"/>
                <w:sz w:val="22"/>
                <w:szCs w:val="22"/>
                <w:rPrChange w:id="557" w:author="Katie Kendall" w:date="2026-04-01T13:39:00Z" w16du:dateUtc="2026-04-01T20:39:00Z">
                  <w:rPr/>
                </w:rPrChange>
              </w:rPr>
              <w:t>3</w:t>
            </w:r>
          </w:p>
        </w:tc>
        <w:tc>
          <w:tcPr>
            <w:tcW w:w="410" w:type="pct"/>
            <w:tcPrChange w:id="558" w:author="Katie Kendall" w:date="2026-04-01T13:39:00Z" w16du:dateUtc="2026-04-01T20:39:00Z">
              <w:tcPr>
                <w:tcW w:w="0" w:type="auto"/>
                <w:gridSpan w:val="3"/>
              </w:tcPr>
            </w:tcPrChange>
          </w:tcPr>
          <w:p w14:paraId="7B608238" w14:textId="77777777" w:rsidR="007D5ABA" w:rsidRPr="00F27505" w:rsidRDefault="007D5ABA">
            <w:pPr>
              <w:pStyle w:val="Compact"/>
              <w:jc w:val="center"/>
              <w:rPr>
                <w:rFonts w:cstheme="minorHAnsi"/>
                <w:sz w:val="22"/>
                <w:szCs w:val="22"/>
                <w:rPrChange w:id="559" w:author="Katie Kendall" w:date="2026-04-01T13:39:00Z" w16du:dateUtc="2026-04-01T20:39:00Z">
                  <w:rPr/>
                </w:rPrChange>
              </w:rPr>
              <w:pPrChange w:id="560" w:author="Katie Kendall" w:date="2026-04-01T13:39:00Z" w16du:dateUtc="2026-04-01T20:39:00Z">
                <w:pPr>
                  <w:pStyle w:val="Compact"/>
                </w:pPr>
              </w:pPrChange>
            </w:pPr>
            <w:r w:rsidRPr="00F27505">
              <w:rPr>
                <w:rFonts w:cstheme="minorHAnsi"/>
                <w:sz w:val="22"/>
                <w:szCs w:val="22"/>
                <w:rPrChange w:id="561" w:author="Katie Kendall" w:date="2026-04-01T13:39:00Z" w16du:dateUtc="2026-04-01T20:39:00Z">
                  <w:rPr/>
                </w:rPrChange>
              </w:rPr>
              <w:t>11</w:t>
            </w:r>
          </w:p>
        </w:tc>
        <w:tc>
          <w:tcPr>
            <w:tcW w:w="878" w:type="pct"/>
            <w:tcPrChange w:id="562" w:author="Katie Kendall" w:date="2026-04-01T13:39:00Z" w16du:dateUtc="2026-04-01T20:39:00Z">
              <w:tcPr>
                <w:tcW w:w="0" w:type="auto"/>
                <w:gridSpan w:val="2"/>
              </w:tcPr>
            </w:tcPrChange>
          </w:tcPr>
          <w:p w14:paraId="407090FC" w14:textId="77777777" w:rsidR="007D5ABA" w:rsidRPr="00F27505" w:rsidRDefault="007D5ABA">
            <w:pPr>
              <w:pStyle w:val="Compact"/>
              <w:jc w:val="center"/>
              <w:rPr>
                <w:rFonts w:cstheme="minorHAnsi"/>
                <w:sz w:val="22"/>
                <w:szCs w:val="22"/>
                <w:rPrChange w:id="563" w:author="Katie Kendall" w:date="2026-04-01T13:39:00Z" w16du:dateUtc="2026-04-01T20:39:00Z">
                  <w:rPr/>
                </w:rPrChange>
              </w:rPr>
              <w:pPrChange w:id="564" w:author="Katie Kendall" w:date="2026-04-01T13:39:00Z" w16du:dateUtc="2026-04-01T20:39:00Z">
                <w:pPr>
                  <w:pStyle w:val="Compact"/>
                </w:pPr>
              </w:pPrChange>
            </w:pPr>
            <w:r w:rsidRPr="00F27505">
              <w:rPr>
                <w:rFonts w:cstheme="minorHAnsi"/>
                <w:sz w:val="22"/>
                <w:szCs w:val="22"/>
                <w:rPrChange w:id="565" w:author="Katie Kendall" w:date="2026-04-01T13:39:00Z" w16du:dateUtc="2026-04-01T20:39:00Z">
                  <w:rPr/>
                </w:rPrChange>
              </w:rPr>
              <w:t>72.7%</w:t>
            </w:r>
          </w:p>
        </w:tc>
        <w:tc>
          <w:tcPr>
            <w:tcW w:w="578" w:type="pct"/>
            <w:tcPrChange w:id="566" w:author="Katie Kendall" w:date="2026-04-01T13:39:00Z" w16du:dateUtc="2026-04-01T20:39:00Z">
              <w:tcPr>
                <w:tcW w:w="0" w:type="auto"/>
                <w:gridSpan w:val="2"/>
              </w:tcPr>
            </w:tcPrChange>
          </w:tcPr>
          <w:p w14:paraId="3976EA17" w14:textId="77777777" w:rsidR="007D5ABA" w:rsidRPr="00F27505" w:rsidRDefault="007D5ABA">
            <w:pPr>
              <w:pStyle w:val="Compact"/>
              <w:jc w:val="center"/>
              <w:rPr>
                <w:rFonts w:cstheme="minorHAnsi"/>
                <w:sz w:val="22"/>
                <w:szCs w:val="22"/>
                <w:rPrChange w:id="567" w:author="Katie Kendall" w:date="2026-04-01T13:39:00Z" w16du:dateUtc="2026-04-01T20:39:00Z">
                  <w:rPr/>
                </w:rPrChange>
              </w:rPr>
              <w:pPrChange w:id="568" w:author="Katie Kendall" w:date="2026-04-01T13:39:00Z" w16du:dateUtc="2026-04-01T20:39:00Z">
                <w:pPr>
                  <w:pStyle w:val="Compact"/>
                </w:pPr>
              </w:pPrChange>
            </w:pPr>
            <w:r w:rsidRPr="00F27505">
              <w:rPr>
                <w:rFonts w:cstheme="minorHAnsi"/>
                <w:sz w:val="22"/>
                <w:szCs w:val="22"/>
                <w:rPrChange w:id="569" w:author="Katie Kendall" w:date="2026-04-01T13:39:00Z" w16du:dateUtc="2026-04-01T20:39:00Z">
                  <w:rPr/>
                </w:rPrChange>
              </w:rPr>
              <w:t>0</w:t>
            </w:r>
          </w:p>
        </w:tc>
        <w:tc>
          <w:tcPr>
            <w:tcW w:w="0" w:type="auto"/>
            <w:tcPrChange w:id="570" w:author="Katie Kendall" w:date="2026-04-01T13:39:00Z" w16du:dateUtc="2026-04-01T20:39:00Z">
              <w:tcPr>
                <w:tcW w:w="0" w:type="auto"/>
                <w:gridSpan w:val="2"/>
              </w:tcPr>
            </w:tcPrChange>
          </w:tcPr>
          <w:p w14:paraId="21FF4654" w14:textId="77777777" w:rsidR="007D5ABA" w:rsidRPr="00F27505" w:rsidRDefault="007D5ABA">
            <w:pPr>
              <w:pStyle w:val="Compact"/>
              <w:jc w:val="center"/>
              <w:rPr>
                <w:rFonts w:cstheme="minorHAnsi"/>
                <w:sz w:val="22"/>
                <w:szCs w:val="22"/>
                <w:rPrChange w:id="571" w:author="Katie Kendall" w:date="2026-04-01T13:39:00Z" w16du:dateUtc="2026-04-01T20:39:00Z">
                  <w:rPr/>
                </w:rPrChange>
              </w:rPr>
              <w:pPrChange w:id="572" w:author="Katie Kendall" w:date="2026-04-01T13:39:00Z" w16du:dateUtc="2026-04-01T20:39:00Z">
                <w:pPr>
                  <w:pStyle w:val="Compact"/>
                </w:pPr>
              </w:pPrChange>
            </w:pPr>
            <w:r w:rsidRPr="00F27505">
              <w:rPr>
                <w:rFonts w:cstheme="minorHAnsi"/>
                <w:sz w:val="22"/>
                <w:szCs w:val="22"/>
                <w:rPrChange w:id="573" w:author="Katie Kendall" w:date="2026-04-01T13:39:00Z" w16du:dateUtc="2026-04-01T20:39:00Z">
                  <w:rPr/>
                </w:rPrChange>
              </w:rPr>
              <w:t>4,904</w:t>
            </w:r>
          </w:p>
        </w:tc>
        <w:tc>
          <w:tcPr>
            <w:tcW w:w="0" w:type="auto"/>
            <w:tcPrChange w:id="574" w:author="Katie Kendall" w:date="2026-04-01T13:39:00Z" w16du:dateUtc="2026-04-01T20:39:00Z">
              <w:tcPr>
                <w:tcW w:w="0" w:type="auto"/>
                <w:gridSpan w:val="2"/>
              </w:tcPr>
            </w:tcPrChange>
          </w:tcPr>
          <w:p w14:paraId="5939D36A" w14:textId="77777777" w:rsidR="007D5ABA" w:rsidRPr="00F27505" w:rsidRDefault="007D5ABA">
            <w:pPr>
              <w:pStyle w:val="Compact"/>
              <w:jc w:val="center"/>
              <w:rPr>
                <w:rFonts w:cstheme="minorHAnsi"/>
                <w:sz w:val="22"/>
                <w:szCs w:val="22"/>
                <w:rPrChange w:id="575" w:author="Katie Kendall" w:date="2026-04-01T13:39:00Z" w16du:dateUtc="2026-04-01T20:39:00Z">
                  <w:rPr/>
                </w:rPrChange>
              </w:rPr>
              <w:pPrChange w:id="576" w:author="Katie Kendall" w:date="2026-04-01T13:39:00Z" w16du:dateUtc="2026-04-01T20:39:00Z">
                <w:pPr>
                  <w:pStyle w:val="Compact"/>
                </w:pPr>
              </w:pPrChange>
            </w:pPr>
            <w:r w:rsidRPr="00F27505">
              <w:rPr>
                <w:rFonts w:cstheme="minorHAnsi"/>
                <w:sz w:val="22"/>
                <w:szCs w:val="22"/>
                <w:rPrChange w:id="577" w:author="Katie Kendall" w:date="2026-04-01T13:39:00Z" w16du:dateUtc="2026-04-01T20:39:00Z">
                  <w:rPr/>
                </w:rPrChange>
              </w:rPr>
              <w:t>14,037</w:t>
            </w:r>
          </w:p>
        </w:tc>
      </w:tr>
      <w:tr w:rsidR="007639AF" w14:paraId="6A36368A" w14:textId="77777777" w:rsidTr="004644E8">
        <w:trPr>
          <w:trPrChange w:id="578" w:author="Katie Kendall" w:date="2026-04-01T13:39:00Z" w16du:dateUtc="2026-04-01T20:39:00Z">
            <w:trPr>
              <w:gridBefore w:val="1"/>
            </w:trPr>
          </w:trPrChange>
        </w:trPr>
        <w:tc>
          <w:tcPr>
            <w:tcW w:w="0" w:type="auto"/>
            <w:tcPrChange w:id="579" w:author="Katie Kendall" w:date="2026-04-01T13:39:00Z" w16du:dateUtc="2026-04-01T20:39:00Z">
              <w:tcPr>
                <w:tcW w:w="0" w:type="auto"/>
                <w:gridSpan w:val="2"/>
              </w:tcPr>
            </w:tcPrChange>
          </w:tcPr>
          <w:p w14:paraId="6629ED49" w14:textId="77777777" w:rsidR="007D5ABA" w:rsidRPr="00F27505" w:rsidRDefault="007D5ABA">
            <w:pPr>
              <w:pStyle w:val="Compact"/>
              <w:jc w:val="center"/>
              <w:rPr>
                <w:rFonts w:cstheme="minorHAnsi"/>
                <w:sz w:val="22"/>
                <w:szCs w:val="22"/>
                <w:rPrChange w:id="580" w:author="Katie Kendall" w:date="2026-04-01T13:39:00Z" w16du:dateUtc="2026-04-01T20:39:00Z">
                  <w:rPr/>
                </w:rPrChange>
              </w:rPr>
              <w:pPrChange w:id="581" w:author="Katie Kendall" w:date="2026-04-01T13:39:00Z" w16du:dateUtc="2026-04-01T20:39:00Z">
                <w:pPr>
                  <w:pStyle w:val="Compact"/>
                </w:pPr>
              </w:pPrChange>
            </w:pPr>
            <w:r w:rsidRPr="00F27505">
              <w:rPr>
                <w:rFonts w:cstheme="minorHAnsi"/>
                <w:sz w:val="22"/>
                <w:szCs w:val="22"/>
                <w:rPrChange w:id="582" w:author="Katie Kendall" w:date="2026-04-01T13:39:00Z" w16du:dateUtc="2026-04-01T20:39:00Z">
                  <w:rPr/>
                </w:rPrChange>
              </w:rPr>
              <w:t>2019</w:t>
            </w:r>
          </w:p>
        </w:tc>
        <w:tc>
          <w:tcPr>
            <w:tcW w:w="0" w:type="auto"/>
            <w:tcPrChange w:id="583" w:author="Katie Kendall" w:date="2026-04-01T13:39:00Z" w16du:dateUtc="2026-04-01T20:39:00Z">
              <w:tcPr>
                <w:tcW w:w="0" w:type="auto"/>
                <w:gridSpan w:val="2"/>
              </w:tcPr>
            </w:tcPrChange>
          </w:tcPr>
          <w:p w14:paraId="7180EDC5" w14:textId="77777777" w:rsidR="007D5ABA" w:rsidRPr="00F27505" w:rsidRDefault="007D5ABA">
            <w:pPr>
              <w:pStyle w:val="Compact"/>
              <w:jc w:val="center"/>
              <w:rPr>
                <w:rFonts w:cstheme="minorHAnsi"/>
                <w:sz w:val="22"/>
                <w:szCs w:val="22"/>
                <w:rPrChange w:id="584" w:author="Katie Kendall" w:date="2026-04-01T13:39:00Z" w16du:dateUtc="2026-04-01T20:39:00Z">
                  <w:rPr/>
                </w:rPrChange>
              </w:rPr>
              <w:pPrChange w:id="585" w:author="Katie Kendall" w:date="2026-04-01T13:39:00Z" w16du:dateUtc="2026-04-01T20:39:00Z">
                <w:pPr>
                  <w:pStyle w:val="Compact"/>
                </w:pPr>
              </w:pPrChange>
            </w:pPr>
            <w:r w:rsidRPr="00F27505">
              <w:rPr>
                <w:rFonts w:cstheme="minorHAnsi"/>
                <w:sz w:val="22"/>
                <w:szCs w:val="22"/>
                <w:rPrChange w:id="586" w:author="Katie Kendall" w:date="2026-04-01T13:39:00Z" w16du:dateUtc="2026-04-01T20:39:00Z">
                  <w:rPr/>
                </w:rPrChange>
              </w:rPr>
              <w:t>4</w:t>
            </w:r>
          </w:p>
        </w:tc>
        <w:tc>
          <w:tcPr>
            <w:tcW w:w="598" w:type="pct"/>
            <w:tcPrChange w:id="587" w:author="Katie Kendall" w:date="2026-04-01T13:39:00Z" w16du:dateUtc="2026-04-01T20:39:00Z">
              <w:tcPr>
                <w:tcW w:w="0" w:type="auto"/>
              </w:tcPr>
            </w:tcPrChange>
          </w:tcPr>
          <w:p w14:paraId="7A2EA01D" w14:textId="77777777" w:rsidR="007D5ABA" w:rsidRPr="00F27505" w:rsidRDefault="007D5ABA">
            <w:pPr>
              <w:pStyle w:val="Compact"/>
              <w:jc w:val="center"/>
              <w:rPr>
                <w:rFonts w:cstheme="minorHAnsi"/>
                <w:sz w:val="22"/>
                <w:szCs w:val="22"/>
                <w:rPrChange w:id="588" w:author="Katie Kendall" w:date="2026-04-01T13:39:00Z" w16du:dateUtc="2026-04-01T20:39:00Z">
                  <w:rPr/>
                </w:rPrChange>
              </w:rPr>
              <w:pPrChange w:id="589" w:author="Katie Kendall" w:date="2026-04-01T13:39:00Z" w16du:dateUtc="2026-04-01T20:39:00Z">
                <w:pPr>
                  <w:pStyle w:val="Compact"/>
                </w:pPr>
              </w:pPrChange>
            </w:pPr>
            <w:r w:rsidRPr="00F27505">
              <w:rPr>
                <w:rFonts w:cstheme="minorHAnsi"/>
                <w:sz w:val="22"/>
                <w:szCs w:val="22"/>
                <w:rPrChange w:id="590" w:author="Katie Kendall" w:date="2026-04-01T13:39:00Z" w16du:dateUtc="2026-04-01T20:39:00Z">
                  <w:rPr/>
                </w:rPrChange>
              </w:rPr>
              <w:t>3</w:t>
            </w:r>
          </w:p>
        </w:tc>
        <w:tc>
          <w:tcPr>
            <w:tcW w:w="410" w:type="pct"/>
            <w:tcPrChange w:id="591" w:author="Katie Kendall" w:date="2026-04-01T13:39:00Z" w16du:dateUtc="2026-04-01T20:39:00Z">
              <w:tcPr>
                <w:tcW w:w="0" w:type="auto"/>
                <w:gridSpan w:val="3"/>
              </w:tcPr>
            </w:tcPrChange>
          </w:tcPr>
          <w:p w14:paraId="69C17AFC" w14:textId="77777777" w:rsidR="007D5ABA" w:rsidRPr="00F27505" w:rsidRDefault="007D5ABA">
            <w:pPr>
              <w:pStyle w:val="Compact"/>
              <w:jc w:val="center"/>
              <w:rPr>
                <w:rFonts w:cstheme="minorHAnsi"/>
                <w:sz w:val="22"/>
                <w:szCs w:val="22"/>
                <w:rPrChange w:id="592" w:author="Katie Kendall" w:date="2026-04-01T13:39:00Z" w16du:dateUtc="2026-04-01T20:39:00Z">
                  <w:rPr/>
                </w:rPrChange>
              </w:rPr>
              <w:pPrChange w:id="593" w:author="Katie Kendall" w:date="2026-04-01T13:39:00Z" w16du:dateUtc="2026-04-01T20:39:00Z">
                <w:pPr>
                  <w:pStyle w:val="Compact"/>
                </w:pPr>
              </w:pPrChange>
            </w:pPr>
            <w:r w:rsidRPr="00F27505">
              <w:rPr>
                <w:rFonts w:cstheme="minorHAnsi"/>
                <w:sz w:val="22"/>
                <w:szCs w:val="22"/>
                <w:rPrChange w:id="594" w:author="Katie Kendall" w:date="2026-04-01T13:39:00Z" w16du:dateUtc="2026-04-01T20:39:00Z">
                  <w:rPr/>
                </w:rPrChange>
              </w:rPr>
              <w:t>7</w:t>
            </w:r>
          </w:p>
        </w:tc>
        <w:tc>
          <w:tcPr>
            <w:tcW w:w="878" w:type="pct"/>
            <w:tcPrChange w:id="595" w:author="Katie Kendall" w:date="2026-04-01T13:39:00Z" w16du:dateUtc="2026-04-01T20:39:00Z">
              <w:tcPr>
                <w:tcW w:w="0" w:type="auto"/>
                <w:gridSpan w:val="2"/>
              </w:tcPr>
            </w:tcPrChange>
          </w:tcPr>
          <w:p w14:paraId="3E97F887" w14:textId="77777777" w:rsidR="007D5ABA" w:rsidRPr="00F27505" w:rsidRDefault="007D5ABA">
            <w:pPr>
              <w:pStyle w:val="Compact"/>
              <w:jc w:val="center"/>
              <w:rPr>
                <w:rFonts w:cstheme="minorHAnsi"/>
                <w:sz w:val="22"/>
                <w:szCs w:val="22"/>
                <w:rPrChange w:id="596" w:author="Katie Kendall" w:date="2026-04-01T13:39:00Z" w16du:dateUtc="2026-04-01T20:39:00Z">
                  <w:rPr/>
                </w:rPrChange>
              </w:rPr>
              <w:pPrChange w:id="597" w:author="Katie Kendall" w:date="2026-04-01T13:39:00Z" w16du:dateUtc="2026-04-01T20:39:00Z">
                <w:pPr>
                  <w:pStyle w:val="Compact"/>
                </w:pPr>
              </w:pPrChange>
            </w:pPr>
            <w:r w:rsidRPr="00F27505">
              <w:rPr>
                <w:rFonts w:cstheme="minorHAnsi"/>
                <w:sz w:val="22"/>
                <w:szCs w:val="22"/>
                <w:rPrChange w:id="598" w:author="Katie Kendall" w:date="2026-04-01T13:39:00Z" w16du:dateUtc="2026-04-01T20:39:00Z">
                  <w:rPr/>
                </w:rPrChange>
              </w:rPr>
              <w:t>57.1%</w:t>
            </w:r>
          </w:p>
        </w:tc>
        <w:tc>
          <w:tcPr>
            <w:tcW w:w="578" w:type="pct"/>
            <w:tcPrChange w:id="599" w:author="Katie Kendall" w:date="2026-04-01T13:39:00Z" w16du:dateUtc="2026-04-01T20:39:00Z">
              <w:tcPr>
                <w:tcW w:w="0" w:type="auto"/>
                <w:gridSpan w:val="2"/>
              </w:tcPr>
            </w:tcPrChange>
          </w:tcPr>
          <w:p w14:paraId="67262ADB" w14:textId="77777777" w:rsidR="007D5ABA" w:rsidRPr="00F27505" w:rsidRDefault="007D5ABA">
            <w:pPr>
              <w:pStyle w:val="Compact"/>
              <w:jc w:val="center"/>
              <w:rPr>
                <w:rFonts w:cstheme="minorHAnsi"/>
                <w:sz w:val="22"/>
                <w:szCs w:val="22"/>
                <w:rPrChange w:id="600" w:author="Katie Kendall" w:date="2026-04-01T13:39:00Z" w16du:dateUtc="2026-04-01T20:39:00Z">
                  <w:rPr/>
                </w:rPrChange>
              </w:rPr>
              <w:pPrChange w:id="601" w:author="Katie Kendall" w:date="2026-04-01T13:39:00Z" w16du:dateUtc="2026-04-01T20:39:00Z">
                <w:pPr>
                  <w:pStyle w:val="Compact"/>
                </w:pPr>
              </w:pPrChange>
            </w:pPr>
            <w:r w:rsidRPr="00F27505">
              <w:rPr>
                <w:rFonts w:cstheme="minorHAnsi"/>
                <w:sz w:val="22"/>
                <w:szCs w:val="22"/>
                <w:rPrChange w:id="602" w:author="Katie Kendall" w:date="2026-04-01T13:39:00Z" w16du:dateUtc="2026-04-01T20:39:00Z">
                  <w:rPr/>
                </w:rPrChange>
              </w:rPr>
              <w:t>0</w:t>
            </w:r>
          </w:p>
        </w:tc>
        <w:tc>
          <w:tcPr>
            <w:tcW w:w="0" w:type="auto"/>
            <w:tcPrChange w:id="603" w:author="Katie Kendall" w:date="2026-04-01T13:39:00Z" w16du:dateUtc="2026-04-01T20:39:00Z">
              <w:tcPr>
                <w:tcW w:w="0" w:type="auto"/>
                <w:gridSpan w:val="2"/>
              </w:tcPr>
            </w:tcPrChange>
          </w:tcPr>
          <w:p w14:paraId="3E470F44" w14:textId="77777777" w:rsidR="007D5ABA" w:rsidRPr="00F27505" w:rsidRDefault="007D5ABA">
            <w:pPr>
              <w:pStyle w:val="Compact"/>
              <w:jc w:val="center"/>
              <w:rPr>
                <w:rFonts w:cstheme="minorHAnsi"/>
                <w:sz w:val="22"/>
                <w:szCs w:val="22"/>
                <w:rPrChange w:id="604" w:author="Katie Kendall" w:date="2026-04-01T13:39:00Z" w16du:dateUtc="2026-04-01T20:39:00Z">
                  <w:rPr/>
                </w:rPrChange>
              </w:rPr>
              <w:pPrChange w:id="605" w:author="Katie Kendall" w:date="2026-04-01T13:39:00Z" w16du:dateUtc="2026-04-01T20:39:00Z">
                <w:pPr>
                  <w:pStyle w:val="Compact"/>
                </w:pPr>
              </w:pPrChange>
            </w:pPr>
            <w:r w:rsidRPr="00F27505">
              <w:rPr>
                <w:rFonts w:cstheme="minorHAnsi"/>
                <w:sz w:val="22"/>
                <w:szCs w:val="22"/>
                <w:rPrChange w:id="606" w:author="Katie Kendall" w:date="2026-04-01T13:39:00Z" w16du:dateUtc="2026-04-01T20:39:00Z">
                  <w:rPr/>
                </w:rPrChange>
              </w:rPr>
              <w:t>8,117</w:t>
            </w:r>
          </w:p>
        </w:tc>
        <w:tc>
          <w:tcPr>
            <w:tcW w:w="0" w:type="auto"/>
            <w:tcPrChange w:id="607" w:author="Katie Kendall" w:date="2026-04-01T13:39:00Z" w16du:dateUtc="2026-04-01T20:39:00Z">
              <w:tcPr>
                <w:tcW w:w="0" w:type="auto"/>
                <w:gridSpan w:val="2"/>
              </w:tcPr>
            </w:tcPrChange>
          </w:tcPr>
          <w:p w14:paraId="47217945" w14:textId="77777777" w:rsidR="007D5ABA" w:rsidRPr="00F27505" w:rsidRDefault="007D5ABA">
            <w:pPr>
              <w:pStyle w:val="Compact"/>
              <w:jc w:val="center"/>
              <w:rPr>
                <w:rFonts w:cstheme="minorHAnsi"/>
                <w:sz w:val="22"/>
                <w:szCs w:val="22"/>
                <w:rPrChange w:id="608" w:author="Katie Kendall" w:date="2026-04-01T13:39:00Z" w16du:dateUtc="2026-04-01T20:39:00Z">
                  <w:rPr/>
                </w:rPrChange>
              </w:rPr>
              <w:pPrChange w:id="609" w:author="Katie Kendall" w:date="2026-04-01T13:39:00Z" w16du:dateUtc="2026-04-01T20:39:00Z">
                <w:pPr>
                  <w:pStyle w:val="Compact"/>
                </w:pPr>
              </w:pPrChange>
            </w:pPr>
            <w:r w:rsidRPr="00F27505">
              <w:rPr>
                <w:rFonts w:cstheme="minorHAnsi"/>
                <w:sz w:val="22"/>
                <w:szCs w:val="22"/>
                <w:rPrChange w:id="610" w:author="Katie Kendall" w:date="2026-04-01T13:39:00Z" w16du:dateUtc="2026-04-01T20:39:00Z">
                  <w:rPr/>
                </w:rPrChange>
              </w:rPr>
              <w:t>847</w:t>
            </w:r>
          </w:p>
        </w:tc>
      </w:tr>
      <w:tr w:rsidR="007639AF" w14:paraId="00A3E894" w14:textId="77777777" w:rsidTr="004644E8">
        <w:trPr>
          <w:trPrChange w:id="611" w:author="Katie Kendall" w:date="2026-04-01T13:39:00Z" w16du:dateUtc="2026-04-01T20:39:00Z">
            <w:trPr>
              <w:gridBefore w:val="1"/>
            </w:trPr>
          </w:trPrChange>
        </w:trPr>
        <w:tc>
          <w:tcPr>
            <w:tcW w:w="0" w:type="auto"/>
            <w:tcPrChange w:id="612" w:author="Katie Kendall" w:date="2026-04-01T13:39:00Z" w16du:dateUtc="2026-04-01T20:39:00Z">
              <w:tcPr>
                <w:tcW w:w="0" w:type="auto"/>
                <w:gridSpan w:val="2"/>
              </w:tcPr>
            </w:tcPrChange>
          </w:tcPr>
          <w:p w14:paraId="3CD72A3E" w14:textId="77777777" w:rsidR="007D5ABA" w:rsidRPr="00F27505" w:rsidRDefault="007D5ABA">
            <w:pPr>
              <w:pStyle w:val="Compact"/>
              <w:jc w:val="center"/>
              <w:rPr>
                <w:rFonts w:cstheme="minorHAnsi"/>
                <w:sz w:val="22"/>
                <w:szCs w:val="22"/>
                <w:rPrChange w:id="613" w:author="Katie Kendall" w:date="2026-04-01T13:39:00Z" w16du:dateUtc="2026-04-01T20:39:00Z">
                  <w:rPr/>
                </w:rPrChange>
              </w:rPr>
              <w:pPrChange w:id="614" w:author="Katie Kendall" w:date="2026-04-01T13:39:00Z" w16du:dateUtc="2026-04-01T20:39:00Z">
                <w:pPr>
                  <w:pStyle w:val="Compact"/>
                </w:pPr>
              </w:pPrChange>
            </w:pPr>
            <w:r w:rsidRPr="00F27505">
              <w:rPr>
                <w:rFonts w:cstheme="minorHAnsi"/>
                <w:sz w:val="22"/>
                <w:szCs w:val="22"/>
                <w:rPrChange w:id="615" w:author="Katie Kendall" w:date="2026-04-01T13:39:00Z" w16du:dateUtc="2026-04-01T20:39:00Z">
                  <w:rPr/>
                </w:rPrChange>
              </w:rPr>
              <w:t>2020</w:t>
            </w:r>
          </w:p>
        </w:tc>
        <w:tc>
          <w:tcPr>
            <w:tcW w:w="0" w:type="auto"/>
            <w:tcPrChange w:id="616" w:author="Katie Kendall" w:date="2026-04-01T13:39:00Z" w16du:dateUtc="2026-04-01T20:39:00Z">
              <w:tcPr>
                <w:tcW w:w="0" w:type="auto"/>
                <w:gridSpan w:val="2"/>
              </w:tcPr>
            </w:tcPrChange>
          </w:tcPr>
          <w:p w14:paraId="257C6BC2" w14:textId="77777777" w:rsidR="007D5ABA" w:rsidRPr="00F27505" w:rsidRDefault="007D5ABA">
            <w:pPr>
              <w:pStyle w:val="Compact"/>
              <w:jc w:val="center"/>
              <w:rPr>
                <w:rFonts w:cstheme="minorHAnsi"/>
                <w:sz w:val="22"/>
                <w:szCs w:val="22"/>
                <w:rPrChange w:id="617" w:author="Katie Kendall" w:date="2026-04-01T13:39:00Z" w16du:dateUtc="2026-04-01T20:39:00Z">
                  <w:rPr/>
                </w:rPrChange>
              </w:rPr>
              <w:pPrChange w:id="618" w:author="Katie Kendall" w:date="2026-04-01T13:39:00Z" w16du:dateUtc="2026-04-01T20:39:00Z">
                <w:pPr>
                  <w:pStyle w:val="Compact"/>
                </w:pPr>
              </w:pPrChange>
            </w:pPr>
            <w:r w:rsidRPr="00F27505">
              <w:rPr>
                <w:rFonts w:cstheme="minorHAnsi"/>
                <w:sz w:val="22"/>
                <w:szCs w:val="22"/>
                <w:rPrChange w:id="619" w:author="Katie Kendall" w:date="2026-04-01T13:39:00Z" w16du:dateUtc="2026-04-01T20:39:00Z">
                  <w:rPr/>
                </w:rPrChange>
              </w:rPr>
              <w:t>8</w:t>
            </w:r>
          </w:p>
        </w:tc>
        <w:tc>
          <w:tcPr>
            <w:tcW w:w="598" w:type="pct"/>
            <w:tcPrChange w:id="620" w:author="Katie Kendall" w:date="2026-04-01T13:39:00Z" w16du:dateUtc="2026-04-01T20:39:00Z">
              <w:tcPr>
                <w:tcW w:w="0" w:type="auto"/>
              </w:tcPr>
            </w:tcPrChange>
          </w:tcPr>
          <w:p w14:paraId="313EC626" w14:textId="77777777" w:rsidR="007D5ABA" w:rsidRPr="00F27505" w:rsidRDefault="007D5ABA">
            <w:pPr>
              <w:pStyle w:val="Compact"/>
              <w:jc w:val="center"/>
              <w:rPr>
                <w:rFonts w:cstheme="minorHAnsi"/>
                <w:sz w:val="22"/>
                <w:szCs w:val="22"/>
                <w:rPrChange w:id="621" w:author="Katie Kendall" w:date="2026-04-01T13:39:00Z" w16du:dateUtc="2026-04-01T20:39:00Z">
                  <w:rPr/>
                </w:rPrChange>
              </w:rPr>
              <w:pPrChange w:id="622" w:author="Katie Kendall" w:date="2026-04-01T13:39:00Z" w16du:dateUtc="2026-04-01T20:39:00Z">
                <w:pPr>
                  <w:pStyle w:val="Compact"/>
                </w:pPr>
              </w:pPrChange>
            </w:pPr>
            <w:r w:rsidRPr="00F27505">
              <w:rPr>
                <w:rFonts w:cstheme="minorHAnsi"/>
                <w:sz w:val="22"/>
                <w:szCs w:val="22"/>
                <w:rPrChange w:id="623" w:author="Katie Kendall" w:date="2026-04-01T13:39:00Z" w16du:dateUtc="2026-04-01T20:39:00Z">
                  <w:rPr/>
                </w:rPrChange>
              </w:rPr>
              <w:t>2</w:t>
            </w:r>
          </w:p>
        </w:tc>
        <w:tc>
          <w:tcPr>
            <w:tcW w:w="410" w:type="pct"/>
            <w:tcPrChange w:id="624" w:author="Katie Kendall" w:date="2026-04-01T13:39:00Z" w16du:dateUtc="2026-04-01T20:39:00Z">
              <w:tcPr>
                <w:tcW w:w="0" w:type="auto"/>
                <w:gridSpan w:val="3"/>
              </w:tcPr>
            </w:tcPrChange>
          </w:tcPr>
          <w:p w14:paraId="50445D05" w14:textId="77777777" w:rsidR="007D5ABA" w:rsidRPr="00F27505" w:rsidRDefault="007D5ABA">
            <w:pPr>
              <w:pStyle w:val="Compact"/>
              <w:jc w:val="center"/>
              <w:rPr>
                <w:rFonts w:cstheme="minorHAnsi"/>
                <w:sz w:val="22"/>
                <w:szCs w:val="22"/>
                <w:rPrChange w:id="625" w:author="Katie Kendall" w:date="2026-04-01T13:39:00Z" w16du:dateUtc="2026-04-01T20:39:00Z">
                  <w:rPr/>
                </w:rPrChange>
              </w:rPr>
              <w:pPrChange w:id="626" w:author="Katie Kendall" w:date="2026-04-01T13:39:00Z" w16du:dateUtc="2026-04-01T20:39:00Z">
                <w:pPr>
                  <w:pStyle w:val="Compact"/>
                </w:pPr>
              </w:pPrChange>
            </w:pPr>
            <w:r w:rsidRPr="00F27505">
              <w:rPr>
                <w:rFonts w:cstheme="minorHAnsi"/>
                <w:sz w:val="22"/>
                <w:szCs w:val="22"/>
                <w:rPrChange w:id="627" w:author="Katie Kendall" w:date="2026-04-01T13:39:00Z" w16du:dateUtc="2026-04-01T20:39:00Z">
                  <w:rPr/>
                </w:rPrChange>
              </w:rPr>
              <w:t>10</w:t>
            </w:r>
          </w:p>
        </w:tc>
        <w:tc>
          <w:tcPr>
            <w:tcW w:w="878" w:type="pct"/>
            <w:tcPrChange w:id="628" w:author="Katie Kendall" w:date="2026-04-01T13:39:00Z" w16du:dateUtc="2026-04-01T20:39:00Z">
              <w:tcPr>
                <w:tcW w:w="0" w:type="auto"/>
                <w:gridSpan w:val="2"/>
              </w:tcPr>
            </w:tcPrChange>
          </w:tcPr>
          <w:p w14:paraId="69B17203" w14:textId="77777777" w:rsidR="007D5ABA" w:rsidRPr="00F27505" w:rsidRDefault="007D5ABA">
            <w:pPr>
              <w:pStyle w:val="Compact"/>
              <w:jc w:val="center"/>
              <w:rPr>
                <w:rFonts w:cstheme="minorHAnsi"/>
                <w:sz w:val="22"/>
                <w:szCs w:val="22"/>
                <w:rPrChange w:id="629" w:author="Katie Kendall" w:date="2026-04-01T13:39:00Z" w16du:dateUtc="2026-04-01T20:39:00Z">
                  <w:rPr/>
                </w:rPrChange>
              </w:rPr>
              <w:pPrChange w:id="630" w:author="Katie Kendall" w:date="2026-04-01T13:39:00Z" w16du:dateUtc="2026-04-01T20:39:00Z">
                <w:pPr>
                  <w:pStyle w:val="Compact"/>
                </w:pPr>
              </w:pPrChange>
            </w:pPr>
            <w:r w:rsidRPr="00F27505">
              <w:rPr>
                <w:rFonts w:cstheme="minorHAnsi"/>
                <w:sz w:val="22"/>
                <w:szCs w:val="22"/>
                <w:rPrChange w:id="631" w:author="Katie Kendall" w:date="2026-04-01T13:39:00Z" w16du:dateUtc="2026-04-01T20:39:00Z">
                  <w:rPr/>
                </w:rPrChange>
              </w:rPr>
              <w:t>80.0%</w:t>
            </w:r>
          </w:p>
        </w:tc>
        <w:tc>
          <w:tcPr>
            <w:tcW w:w="578" w:type="pct"/>
            <w:tcPrChange w:id="632" w:author="Katie Kendall" w:date="2026-04-01T13:39:00Z" w16du:dateUtc="2026-04-01T20:39:00Z">
              <w:tcPr>
                <w:tcW w:w="0" w:type="auto"/>
                <w:gridSpan w:val="2"/>
              </w:tcPr>
            </w:tcPrChange>
          </w:tcPr>
          <w:p w14:paraId="576FDE31" w14:textId="77777777" w:rsidR="007D5ABA" w:rsidRPr="00F27505" w:rsidRDefault="007D5ABA">
            <w:pPr>
              <w:pStyle w:val="Compact"/>
              <w:jc w:val="center"/>
              <w:rPr>
                <w:rFonts w:cstheme="minorHAnsi"/>
                <w:sz w:val="22"/>
                <w:szCs w:val="22"/>
                <w:rPrChange w:id="633" w:author="Katie Kendall" w:date="2026-04-01T13:39:00Z" w16du:dateUtc="2026-04-01T20:39:00Z">
                  <w:rPr/>
                </w:rPrChange>
              </w:rPr>
              <w:pPrChange w:id="634" w:author="Katie Kendall" w:date="2026-04-01T13:39:00Z" w16du:dateUtc="2026-04-01T20:39:00Z">
                <w:pPr>
                  <w:pStyle w:val="Compact"/>
                </w:pPr>
              </w:pPrChange>
            </w:pPr>
            <w:r w:rsidRPr="00F27505">
              <w:rPr>
                <w:rFonts w:cstheme="minorHAnsi"/>
                <w:sz w:val="22"/>
                <w:szCs w:val="22"/>
                <w:rPrChange w:id="635" w:author="Katie Kendall" w:date="2026-04-01T13:39:00Z" w16du:dateUtc="2026-04-01T20:39:00Z">
                  <w:rPr/>
                </w:rPrChange>
              </w:rPr>
              <w:t>0</w:t>
            </w:r>
          </w:p>
        </w:tc>
        <w:tc>
          <w:tcPr>
            <w:tcW w:w="0" w:type="auto"/>
            <w:tcPrChange w:id="636" w:author="Katie Kendall" w:date="2026-04-01T13:39:00Z" w16du:dateUtc="2026-04-01T20:39:00Z">
              <w:tcPr>
                <w:tcW w:w="0" w:type="auto"/>
                <w:gridSpan w:val="2"/>
              </w:tcPr>
            </w:tcPrChange>
          </w:tcPr>
          <w:p w14:paraId="79ABD65D" w14:textId="77777777" w:rsidR="007D5ABA" w:rsidRPr="00F27505" w:rsidRDefault="007D5ABA">
            <w:pPr>
              <w:pStyle w:val="Compact"/>
              <w:jc w:val="center"/>
              <w:rPr>
                <w:rFonts w:cstheme="minorHAnsi"/>
                <w:sz w:val="22"/>
                <w:szCs w:val="22"/>
                <w:rPrChange w:id="637" w:author="Katie Kendall" w:date="2026-04-01T13:39:00Z" w16du:dateUtc="2026-04-01T20:39:00Z">
                  <w:rPr/>
                </w:rPrChange>
              </w:rPr>
              <w:pPrChange w:id="638" w:author="Katie Kendall" w:date="2026-04-01T13:39:00Z" w16du:dateUtc="2026-04-01T20:39:00Z">
                <w:pPr>
                  <w:pStyle w:val="Compact"/>
                </w:pPr>
              </w:pPrChange>
            </w:pPr>
            <w:r w:rsidRPr="00F27505">
              <w:rPr>
                <w:rFonts w:cstheme="minorHAnsi"/>
                <w:sz w:val="22"/>
                <w:szCs w:val="22"/>
                <w:rPrChange w:id="639" w:author="Katie Kendall" w:date="2026-04-01T13:39:00Z" w16du:dateUtc="2026-04-01T20:39:00Z">
                  <w:rPr/>
                </w:rPrChange>
              </w:rPr>
              <w:t>5,134</w:t>
            </w:r>
          </w:p>
        </w:tc>
        <w:tc>
          <w:tcPr>
            <w:tcW w:w="0" w:type="auto"/>
            <w:tcPrChange w:id="640" w:author="Katie Kendall" w:date="2026-04-01T13:39:00Z" w16du:dateUtc="2026-04-01T20:39:00Z">
              <w:tcPr>
                <w:tcW w:w="0" w:type="auto"/>
                <w:gridSpan w:val="2"/>
              </w:tcPr>
            </w:tcPrChange>
          </w:tcPr>
          <w:p w14:paraId="504BA273" w14:textId="77777777" w:rsidR="007D5ABA" w:rsidRPr="00F27505" w:rsidRDefault="007D5ABA">
            <w:pPr>
              <w:pStyle w:val="Compact"/>
              <w:jc w:val="center"/>
              <w:rPr>
                <w:rFonts w:cstheme="minorHAnsi"/>
                <w:sz w:val="22"/>
                <w:szCs w:val="22"/>
                <w:rPrChange w:id="641" w:author="Katie Kendall" w:date="2026-04-01T13:39:00Z" w16du:dateUtc="2026-04-01T20:39:00Z">
                  <w:rPr/>
                </w:rPrChange>
              </w:rPr>
              <w:pPrChange w:id="642" w:author="Katie Kendall" w:date="2026-04-01T13:39:00Z" w16du:dateUtc="2026-04-01T20:39:00Z">
                <w:pPr>
                  <w:pStyle w:val="Compact"/>
                </w:pPr>
              </w:pPrChange>
            </w:pPr>
            <w:r w:rsidRPr="00F27505">
              <w:rPr>
                <w:rFonts w:cstheme="minorHAnsi"/>
                <w:sz w:val="22"/>
                <w:szCs w:val="22"/>
                <w:rPrChange w:id="643" w:author="Katie Kendall" w:date="2026-04-01T13:39:00Z" w16du:dateUtc="2026-04-01T20:39:00Z">
                  <w:rPr/>
                </w:rPrChange>
              </w:rPr>
              <w:t>3,547</w:t>
            </w:r>
          </w:p>
        </w:tc>
      </w:tr>
      <w:tr w:rsidR="007639AF" w14:paraId="02C32665" w14:textId="77777777" w:rsidTr="004644E8">
        <w:trPr>
          <w:trPrChange w:id="644" w:author="Katie Kendall" w:date="2026-04-01T13:39:00Z" w16du:dateUtc="2026-04-01T20:39:00Z">
            <w:trPr>
              <w:gridBefore w:val="1"/>
            </w:trPr>
          </w:trPrChange>
        </w:trPr>
        <w:tc>
          <w:tcPr>
            <w:tcW w:w="0" w:type="auto"/>
            <w:tcPrChange w:id="645" w:author="Katie Kendall" w:date="2026-04-01T13:39:00Z" w16du:dateUtc="2026-04-01T20:39:00Z">
              <w:tcPr>
                <w:tcW w:w="0" w:type="auto"/>
                <w:gridSpan w:val="2"/>
              </w:tcPr>
            </w:tcPrChange>
          </w:tcPr>
          <w:p w14:paraId="2B1E1E3A" w14:textId="77777777" w:rsidR="007D5ABA" w:rsidRPr="00F27505" w:rsidRDefault="007D5ABA">
            <w:pPr>
              <w:pStyle w:val="Compact"/>
              <w:jc w:val="center"/>
              <w:rPr>
                <w:rFonts w:cstheme="minorHAnsi"/>
                <w:sz w:val="22"/>
                <w:szCs w:val="22"/>
                <w:rPrChange w:id="646" w:author="Katie Kendall" w:date="2026-04-01T13:39:00Z" w16du:dateUtc="2026-04-01T20:39:00Z">
                  <w:rPr/>
                </w:rPrChange>
              </w:rPr>
              <w:pPrChange w:id="647" w:author="Katie Kendall" w:date="2026-04-01T13:39:00Z" w16du:dateUtc="2026-04-01T20:39:00Z">
                <w:pPr>
                  <w:pStyle w:val="Compact"/>
                </w:pPr>
              </w:pPrChange>
            </w:pPr>
            <w:r w:rsidRPr="00F27505">
              <w:rPr>
                <w:rFonts w:cstheme="minorHAnsi"/>
                <w:sz w:val="22"/>
                <w:szCs w:val="22"/>
                <w:rPrChange w:id="648" w:author="Katie Kendall" w:date="2026-04-01T13:39:00Z" w16du:dateUtc="2026-04-01T20:39:00Z">
                  <w:rPr/>
                </w:rPrChange>
              </w:rPr>
              <w:t>2021</w:t>
            </w:r>
          </w:p>
        </w:tc>
        <w:tc>
          <w:tcPr>
            <w:tcW w:w="0" w:type="auto"/>
            <w:tcPrChange w:id="649" w:author="Katie Kendall" w:date="2026-04-01T13:39:00Z" w16du:dateUtc="2026-04-01T20:39:00Z">
              <w:tcPr>
                <w:tcW w:w="0" w:type="auto"/>
                <w:gridSpan w:val="2"/>
              </w:tcPr>
            </w:tcPrChange>
          </w:tcPr>
          <w:p w14:paraId="3D7A7435" w14:textId="77777777" w:rsidR="007D5ABA" w:rsidRPr="00F27505" w:rsidRDefault="007D5ABA">
            <w:pPr>
              <w:pStyle w:val="Compact"/>
              <w:jc w:val="center"/>
              <w:rPr>
                <w:rFonts w:cstheme="minorHAnsi"/>
                <w:sz w:val="22"/>
                <w:szCs w:val="22"/>
                <w:rPrChange w:id="650" w:author="Katie Kendall" w:date="2026-04-01T13:39:00Z" w16du:dateUtc="2026-04-01T20:39:00Z">
                  <w:rPr/>
                </w:rPrChange>
              </w:rPr>
              <w:pPrChange w:id="651" w:author="Katie Kendall" w:date="2026-04-01T13:39:00Z" w16du:dateUtc="2026-04-01T20:39:00Z">
                <w:pPr>
                  <w:pStyle w:val="Compact"/>
                </w:pPr>
              </w:pPrChange>
            </w:pPr>
            <w:r w:rsidRPr="00F27505">
              <w:rPr>
                <w:rFonts w:cstheme="minorHAnsi"/>
                <w:sz w:val="22"/>
                <w:szCs w:val="22"/>
                <w:rPrChange w:id="652" w:author="Katie Kendall" w:date="2026-04-01T13:39:00Z" w16du:dateUtc="2026-04-01T20:39:00Z">
                  <w:rPr/>
                </w:rPrChange>
              </w:rPr>
              <w:t>8</w:t>
            </w:r>
          </w:p>
        </w:tc>
        <w:tc>
          <w:tcPr>
            <w:tcW w:w="598" w:type="pct"/>
            <w:tcPrChange w:id="653" w:author="Katie Kendall" w:date="2026-04-01T13:39:00Z" w16du:dateUtc="2026-04-01T20:39:00Z">
              <w:tcPr>
                <w:tcW w:w="0" w:type="auto"/>
              </w:tcPr>
            </w:tcPrChange>
          </w:tcPr>
          <w:p w14:paraId="1DC8F221" w14:textId="77777777" w:rsidR="007D5ABA" w:rsidRPr="00F27505" w:rsidRDefault="007D5ABA">
            <w:pPr>
              <w:pStyle w:val="Compact"/>
              <w:jc w:val="center"/>
              <w:rPr>
                <w:rFonts w:cstheme="minorHAnsi"/>
                <w:sz w:val="22"/>
                <w:szCs w:val="22"/>
                <w:rPrChange w:id="654" w:author="Katie Kendall" w:date="2026-04-01T13:39:00Z" w16du:dateUtc="2026-04-01T20:39:00Z">
                  <w:rPr/>
                </w:rPrChange>
              </w:rPr>
              <w:pPrChange w:id="655" w:author="Katie Kendall" w:date="2026-04-01T13:39:00Z" w16du:dateUtc="2026-04-01T20:39:00Z">
                <w:pPr>
                  <w:pStyle w:val="Compact"/>
                </w:pPr>
              </w:pPrChange>
            </w:pPr>
            <w:r w:rsidRPr="00F27505">
              <w:rPr>
                <w:rFonts w:cstheme="minorHAnsi"/>
                <w:sz w:val="22"/>
                <w:szCs w:val="22"/>
                <w:rPrChange w:id="656" w:author="Katie Kendall" w:date="2026-04-01T13:39:00Z" w16du:dateUtc="2026-04-01T20:39:00Z">
                  <w:rPr/>
                </w:rPrChange>
              </w:rPr>
              <w:t>1</w:t>
            </w:r>
          </w:p>
        </w:tc>
        <w:tc>
          <w:tcPr>
            <w:tcW w:w="410" w:type="pct"/>
            <w:tcPrChange w:id="657" w:author="Katie Kendall" w:date="2026-04-01T13:39:00Z" w16du:dateUtc="2026-04-01T20:39:00Z">
              <w:tcPr>
                <w:tcW w:w="0" w:type="auto"/>
                <w:gridSpan w:val="3"/>
              </w:tcPr>
            </w:tcPrChange>
          </w:tcPr>
          <w:p w14:paraId="40FDA81E" w14:textId="77777777" w:rsidR="007D5ABA" w:rsidRPr="00F27505" w:rsidRDefault="007D5ABA">
            <w:pPr>
              <w:pStyle w:val="Compact"/>
              <w:jc w:val="center"/>
              <w:rPr>
                <w:rFonts w:cstheme="minorHAnsi"/>
                <w:sz w:val="22"/>
                <w:szCs w:val="22"/>
                <w:rPrChange w:id="658" w:author="Katie Kendall" w:date="2026-04-01T13:39:00Z" w16du:dateUtc="2026-04-01T20:39:00Z">
                  <w:rPr/>
                </w:rPrChange>
              </w:rPr>
              <w:pPrChange w:id="659" w:author="Katie Kendall" w:date="2026-04-01T13:39:00Z" w16du:dateUtc="2026-04-01T20:39:00Z">
                <w:pPr>
                  <w:pStyle w:val="Compact"/>
                </w:pPr>
              </w:pPrChange>
            </w:pPr>
            <w:r w:rsidRPr="00F27505">
              <w:rPr>
                <w:rFonts w:cstheme="minorHAnsi"/>
                <w:sz w:val="22"/>
                <w:szCs w:val="22"/>
                <w:rPrChange w:id="660" w:author="Katie Kendall" w:date="2026-04-01T13:39:00Z" w16du:dateUtc="2026-04-01T20:39:00Z">
                  <w:rPr/>
                </w:rPrChange>
              </w:rPr>
              <w:t>9</w:t>
            </w:r>
          </w:p>
        </w:tc>
        <w:tc>
          <w:tcPr>
            <w:tcW w:w="878" w:type="pct"/>
            <w:tcPrChange w:id="661" w:author="Katie Kendall" w:date="2026-04-01T13:39:00Z" w16du:dateUtc="2026-04-01T20:39:00Z">
              <w:tcPr>
                <w:tcW w:w="0" w:type="auto"/>
                <w:gridSpan w:val="2"/>
              </w:tcPr>
            </w:tcPrChange>
          </w:tcPr>
          <w:p w14:paraId="5E274F5A" w14:textId="77777777" w:rsidR="007D5ABA" w:rsidRPr="00F27505" w:rsidRDefault="007D5ABA">
            <w:pPr>
              <w:pStyle w:val="Compact"/>
              <w:jc w:val="center"/>
              <w:rPr>
                <w:rFonts w:cstheme="minorHAnsi"/>
                <w:sz w:val="22"/>
                <w:szCs w:val="22"/>
                <w:rPrChange w:id="662" w:author="Katie Kendall" w:date="2026-04-01T13:39:00Z" w16du:dateUtc="2026-04-01T20:39:00Z">
                  <w:rPr/>
                </w:rPrChange>
              </w:rPr>
              <w:pPrChange w:id="663" w:author="Katie Kendall" w:date="2026-04-01T13:39:00Z" w16du:dateUtc="2026-04-01T20:39:00Z">
                <w:pPr>
                  <w:pStyle w:val="Compact"/>
                </w:pPr>
              </w:pPrChange>
            </w:pPr>
            <w:r w:rsidRPr="00F27505">
              <w:rPr>
                <w:rFonts w:cstheme="minorHAnsi"/>
                <w:sz w:val="22"/>
                <w:szCs w:val="22"/>
                <w:rPrChange w:id="664" w:author="Katie Kendall" w:date="2026-04-01T13:39:00Z" w16du:dateUtc="2026-04-01T20:39:00Z">
                  <w:rPr/>
                </w:rPrChange>
              </w:rPr>
              <w:t>88.9%</w:t>
            </w:r>
          </w:p>
        </w:tc>
        <w:tc>
          <w:tcPr>
            <w:tcW w:w="578" w:type="pct"/>
            <w:tcPrChange w:id="665" w:author="Katie Kendall" w:date="2026-04-01T13:39:00Z" w16du:dateUtc="2026-04-01T20:39:00Z">
              <w:tcPr>
                <w:tcW w:w="0" w:type="auto"/>
                <w:gridSpan w:val="2"/>
              </w:tcPr>
            </w:tcPrChange>
          </w:tcPr>
          <w:p w14:paraId="251C2256" w14:textId="77777777" w:rsidR="007D5ABA" w:rsidRPr="00F27505" w:rsidRDefault="007D5ABA">
            <w:pPr>
              <w:pStyle w:val="Compact"/>
              <w:jc w:val="center"/>
              <w:rPr>
                <w:rFonts w:cstheme="minorHAnsi"/>
                <w:sz w:val="22"/>
                <w:szCs w:val="22"/>
                <w:rPrChange w:id="666" w:author="Katie Kendall" w:date="2026-04-01T13:39:00Z" w16du:dateUtc="2026-04-01T20:39:00Z">
                  <w:rPr/>
                </w:rPrChange>
              </w:rPr>
              <w:pPrChange w:id="667" w:author="Katie Kendall" w:date="2026-04-01T13:39:00Z" w16du:dateUtc="2026-04-01T20:39:00Z">
                <w:pPr>
                  <w:pStyle w:val="Compact"/>
                </w:pPr>
              </w:pPrChange>
            </w:pPr>
            <w:r w:rsidRPr="00F27505">
              <w:rPr>
                <w:rFonts w:cstheme="minorHAnsi"/>
                <w:sz w:val="22"/>
                <w:szCs w:val="22"/>
                <w:rPrChange w:id="668" w:author="Katie Kendall" w:date="2026-04-01T13:39:00Z" w16du:dateUtc="2026-04-01T20:39:00Z">
                  <w:rPr/>
                </w:rPrChange>
              </w:rPr>
              <w:t>0</w:t>
            </w:r>
          </w:p>
        </w:tc>
        <w:tc>
          <w:tcPr>
            <w:tcW w:w="0" w:type="auto"/>
            <w:tcPrChange w:id="669" w:author="Katie Kendall" w:date="2026-04-01T13:39:00Z" w16du:dateUtc="2026-04-01T20:39:00Z">
              <w:tcPr>
                <w:tcW w:w="0" w:type="auto"/>
                <w:gridSpan w:val="2"/>
              </w:tcPr>
            </w:tcPrChange>
          </w:tcPr>
          <w:p w14:paraId="435E13A2" w14:textId="77777777" w:rsidR="007D5ABA" w:rsidRPr="00F27505" w:rsidRDefault="007D5ABA">
            <w:pPr>
              <w:pStyle w:val="Compact"/>
              <w:jc w:val="center"/>
              <w:rPr>
                <w:rFonts w:cstheme="minorHAnsi"/>
                <w:sz w:val="22"/>
                <w:szCs w:val="22"/>
                <w:rPrChange w:id="670" w:author="Katie Kendall" w:date="2026-04-01T13:39:00Z" w16du:dateUtc="2026-04-01T20:39:00Z">
                  <w:rPr/>
                </w:rPrChange>
              </w:rPr>
              <w:pPrChange w:id="671" w:author="Katie Kendall" w:date="2026-04-01T13:39:00Z" w16du:dateUtc="2026-04-01T20:39:00Z">
                <w:pPr>
                  <w:pStyle w:val="Compact"/>
                </w:pPr>
              </w:pPrChange>
            </w:pPr>
            <w:r w:rsidRPr="00F27505">
              <w:rPr>
                <w:rFonts w:cstheme="minorHAnsi"/>
                <w:sz w:val="22"/>
                <w:szCs w:val="22"/>
                <w:rPrChange w:id="672" w:author="Katie Kendall" w:date="2026-04-01T13:39:00Z" w16du:dateUtc="2026-04-01T20:39:00Z">
                  <w:rPr/>
                </w:rPrChange>
              </w:rPr>
              <w:t>8,756</w:t>
            </w:r>
          </w:p>
        </w:tc>
        <w:tc>
          <w:tcPr>
            <w:tcW w:w="0" w:type="auto"/>
            <w:tcPrChange w:id="673" w:author="Katie Kendall" w:date="2026-04-01T13:39:00Z" w16du:dateUtc="2026-04-01T20:39:00Z">
              <w:tcPr>
                <w:tcW w:w="0" w:type="auto"/>
                <w:gridSpan w:val="2"/>
              </w:tcPr>
            </w:tcPrChange>
          </w:tcPr>
          <w:p w14:paraId="0B241841" w14:textId="77777777" w:rsidR="007D5ABA" w:rsidRPr="00F27505" w:rsidRDefault="007D5ABA">
            <w:pPr>
              <w:pStyle w:val="Compact"/>
              <w:jc w:val="center"/>
              <w:rPr>
                <w:rFonts w:cstheme="minorHAnsi"/>
                <w:sz w:val="22"/>
                <w:szCs w:val="22"/>
                <w:rPrChange w:id="674" w:author="Katie Kendall" w:date="2026-04-01T13:39:00Z" w16du:dateUtc="2026-04-01T20:39:00Z">
                  <w:rPr/>
                </w:rPrChange>
              </w:rPr>
              <w:pPrChange w:id="675" w:author="Katie Kendall" w:date="2026-04-01T13:39:00Z" w16du:dateUtc="2026-04-01T20:39:00Z">
                <w:pPr>
                  <w:pStyle w:val="Compact"/>
                </w:pPr>
              </w:pPrChange>
            </w:pPr>
            <w:r w:rsidRPr="00F27505">
              <w:rPr>
                <w:rFonts w:cstheme="minorHAnsi"/>
                <w:sz w:val="22"/>
                <w:szCs w:val="22"/>
                <w:rPrChange w:id="676" w:author="Katie Kendall" w:date="2026-04-01T13:39:00Z" w16du:dateUtc="2026-04-01T20:39:00Z">
                  <w:rPr/>
                </w:rPrChange>
              </w:rPr>
              <w:t>2,215</w:t>
            </w:r>
          </w:p>
        </w:tc>
      </w:tr>
      <w:tr w:rsidR="007639AF" w14:paraId="2B05BB5C" w14:textId="77777777" w:rsidTr="004644E8">
        <w:trPr>
          <w:trPrChange w:id="677" w:author="Katie Kendall" w:date="2026-04-01T13:39:00Z" w16du:dateUtc="2026-04-01T20:39:00Z">
            <w:trPr>
              <w:gridBefore w:val="1"/>
            </w:trPr>
          </w:trPrChange>
        </w:trPr>
        <w:tc>
          <w:tcPr>
            <w:tcW w:w="0" w:type="auto"/>
            <w:tcPrChange w:id="678" w:author="Katie Kendall" w:date="2026-04-01T13:39:00Z" w16du:dateUtc="2026-04-01T20:39:00Z">
              <w:tcPr>
                <w:tcW w:w="0" w:type="auto"/>
                <w:gridSpan w:val="2"/>
              </w:tcPr>
            </w:tcPrChange>
          </w:tcPr>
          <w:p w14:paraId="13A4ADB0" w14:textId="77777777" w:rsidR="007D5ABA" w:rsidRPr="00F27505" w:rsidRDefault="007D5ABA">
            <w:pPr>
              <w:pStyle w:val="Compact"/>
              <w:jc w:val="center"/>
              <w:rPr>
                <w:rFonts w:cstheme="minorHAnsi"/>
                <w:sz w:val="22"/>
                <w:szCs w:val="22"/>
                <w:rPrChange w:id="679" w:author="Katie Kendall" w:date="2026-04-01T13:39:00Z" w16du:dateUtc="2026-04-01T20:39:00Z">
                  <w:rPr/>
                </w:rPrChange>
              </w:rPr>
              <w:pPrChange w:id="680" w:author="Katie Kendall" w:date="2026-04-01T13:39:00Z" w16du:dateUtc="2026-04-01T20:39:00Z">
                <w:pPr>
                  <w:pStyle w:val="Compact"/>
                </w:pPr>
              </w:pPrChange>
            </w:pPr>
            <w:r w:rsidRPr="00F27505">
              <w:rPr>
                <w:rFonts w:cstheme="minorHAnsi"/>
                <w:sz w:val="22"/>
                <w:szCs w:val="22"/>
                <w:rPrChange w:id="681" w:author="Katie Kendall" w:date="2026-04-01T13:39:00Z" w16du:dateUtc="2026-04-01T20:39:00Z">
                  <w:rPr/>
                </w:rPrChange>
              </w:rPr>
              <w:t>2022</w:t>
            </w:r>
          </w:p>
        </w:tc>
        <w:tc>
          <w:tcPr>
            <w:tcW w:w="0" w:type="auto"/>
            <w:tcPrChange w:id="682" w:author="Katie Kendall" w:date="2026-04-01T13:39:00Z" w16du:dateUtc="2026-04-01T20:39:00Z">
              <w:tcPr>
                <w:tcW w:w="0" w:type="auto"/>
                <w:gridSpan w:val="2"/>
              </w:tcPr>
            </w:tcPrChange>
          </w:tcPr>
          <w:p w14:paraId="2FA7E6DF" w14:textId="77777777" w:rsidR="007D5ABA" w:rsidRPr="00F27505" w:rsidRDefault="007D5ABA">
            <w:pPr>
              <w:pStyle w:val="Compact"/>
              <w:jc w:val="center"/>
              <w:rPr>
                <w:rFonts w:cstheme="minorHAnsi"/>
                <w:sz w:val="22"/>
                <w:szCs w:val="22"/>
                <w:rPrChange w:id="683" w:author="Katie Kendall" w:date="2026-04-01T13:39:00Z" w16du:dateUtc="2026-04-01T20:39:00Z">
                  <w:rPr/>
                </w:rPrChange>
              </w:rPr>
              <w:pPrChange w:id="684" w:author="Katie Kendall" w:date="2026-04-01T13:39:00Z" w16du:dateUtc="2026-04-01T20:39:00Z">
                <w:pPr>
                  <w:pStyle w:val="Compact"/>
                </w:pPr>
              </w:pPrChange>
            </w:pPr>
            <w:r w:rsidRPr="00F27505">
              <w:rPr>
                <w:rFonts w:cstheme="minorHAnsi"/>
                <w:sz w:val="22"/>
                <w:szCs w:val="22"/>
                <w:rPrChange w:id="685" w:author="Katie Kendall" w:date="2026-04-01T13:39:00Z" w16du:dateUtc="2026-04-01T20:39:00Z">
                  <w:rPr/>
                </w:rPrChange>
              </w:rPr>
              <w:t>1</w:t>
            </w:r>
          </w:p>
        </w:tc>
        <w:tc>
          <w:tcPr>
            <w:tcW w:w="598" w:type="pct"/>
            <w:tcPrChange w:id="686" w:author="Katie Kendall" w:date="2026-04-01T13:39:00Z" w16du:dateUtc="2026-04-01T20:39:00Z">
              <w:tcPr>
                <w:tcW w:w="0" w:type="auto"/>
              </w:tcPr>
            </w:tcPrChange>
          </w:tcPr>
          <w:p w14:paraId="5750D0C0" w14:textId="77777777" w:rsidR="007D5ABA" w:rsidRPr="00F27505" w:rsidRDefault="007D5ABA">
            <w:pPr>
              <w:pStyle w:val="Compact"/>
              <w:jc w:val="center"/>
              <w:rPr>
                <w:rFonts w:cstheme="minorHAnsi"/>
                <w:sz w:val="22"/>
                <w:szCs w:val="22"/>
                <w:rPrChange w:id="687" w:author="Katie Kendall" w:date="2026-04-01T13:39:00Z" w16du:dateUtc="2026-04-01T20:39:00Z">
                  <w:rPr/>
                </w:rPrChange>
              </w:rPr>
              <w:pPrChange w:id="688" w:author="Katie Kendall" w:date="2026-04-01T13:39:00Z" w16du:dateUtc="2026-04-01T20:39:00Z">
                <w:pPr>
                  <w:pStyle w:val="Compact"/>
                </w:pPr>
              </w:pPrChange>
            </w:pPr>
            <w:r w:rsidRPr="00F27505">
              <w:rPr>
                <w:rFonts w:cstheme="minorHAnsi"/>
                <w:sz w:val="22"/>
                <w:szCs w:val="22"/>
                <w:rPrChange w:id="689" w:author="Katie Kendall" w:date="2026-04-01T13:39:00Z" w16du:dateUtc="2026-04-01T20:39:00Z">
                  <w:rPr/>
                </w:rPrChange>
              </w:rPr>
              <w:t>0</w:t>
            </w:r>
          </w:p>
        </w:tc>
        <w:tc>
          <w:tcPr>
            <w:tcW w:w="410" w:type="pct"/>
            <w:tcPrChange w:id="690" w:author="Katie Kendall" w:date="2026-04-01T13:39:00Z" w16du:dateUtc="2026-04-01T20:39:00Z">
              <w:tcPr>
                <w:tcW w:w="0" w:type="auto"/>
                <w:gridSpan w:val="3"/>
              </w:tcPr>
            </w:tcPrChange>
          </w:tcPr>
          <w:p w14:paraId="52654A7D" w14:textId="77777777" w:rsidR="007D5ABA" w:rsidRPr="00F27505" w:rsidRDefault="007D5ABA">
            <w:pPr>
              <w:pStyle w:val="Compact"/>
              <w:jc w:val="center"/>
              <w:rPr>
                <w:rFonts w:cstheme="minorHAnsi"/>
                <w:sz w:val="22"/>
                <w:szCs w:val="22"/>
                <w:rPrChange w:id="691" w:author="Katie Kendall" w:date="2026-04-01T13:39:00Z" w16du:dateUtc="2026-04-01T20:39:00Z">
                  <w:rPr/>
                </w:rPrChange>
              </w:rPr>
              <w:pPrChange w:id="692" w:author="Katie Kendall" w:date="2026-04-01T13:39:00Z" w16du:dateUtc="2026-04-01T20:39:00Z">
                <w:pPr>
                  <w:pStyle w:val="Compact"/>
                </w:pPr>
              </w:pPrChange>
            </w:pPr>
            <w:r w:rsidRPr="00F27505">
              <w:rPr>
                <w:rFonts w:cstheme="minorHAnsi"/>
                <w:sz w:val="22"/>
                <w:szCs w:val="22"/>
                <w:rPrChange w:id="693" w:author="Katie Kendall" w:date="2026-04-01T13:39:00Z" w16du:dateUtc="2026-04-01T20:39:00Z">
                  <w:rPr/>
                </w:rPrChange>
              </w:rPr>
              <w:t>1</w:t>
            </w:r>
          </w:p>
        </w:tc>
        <w:tc>
          <w:tcPr>
            <w:tcW w:w="878" w:type="pct"/>
            <w:tcPrChange w:id="694" w:author="Katie Kendall" w:date="2026-04-01T13:39:00Z" w16du:dateUtc="2026-04-01T20:39:00Z">
              <w:tcPr>
                <w:tcW w:w="0" w:type="auto"/>
                <w:gridSpan w:val="2"/>
              </w:tcPr>
            </w:tcPrChange>
          </w:tcPr>
          <w:p w14:paraId="12E7771A" w14:textId="77777777" w:rsidR="007D5ABA" w:rsidRPr="00F27505" w:rsidRDefault="007D5ABA">
            <w:pPr>
              <w:pStyle w:val="Compact"/>
              <w:jc w:val="center"/>
              <w:rPr>
                <w:rFonts w:cstheme="minorHAnsi"/>
                <w:sz w:val="22"/>
                <w:szCs w:val="22"/>
                <w:rPrChange w:id="695" w:author="Katie Kendall" w:date="2026-04-01T13:39:00Z" w16du:dateUtc="2026-04-01T20:39:00Z">
                  <w:rPr/>
                </w:rPrChange>
              </w:rPr>
              <w:pPrChange w:id="696" w:author="Katie Kendall" w:date="2026-04-01T13:39:00Z" w16du:dateUtc="2026-04-01T20:39:00Z">
                <w:pPr>
                  <w:pStyle w:val="Compact"/>
                </w:pPr>
              </w:pPrChange>
            </w:pPr>
            <w:r w:rsidRPr="00F27505">
              <w:rPr>
                <w:rFonts w:cstheme="minorHAnsi"/>
                <w:sz w:val="22"/>
                <w:szCs w:val="22"/>
                <w:rPrChange w:id="697" w:author="Katie Kendall" w:date="2026-04-01T13:39:00Z" w16du:dateUtc="2026-04-01T20:39:00Z">
                  <w:rPr/>
                </w:rPrChange>
              </w:rPr>
              <w:t>100.0%</w:t>
            </w:r>
          </w:p>
        </w:tc>
        <w:tc>
          <w:tcPr>
            <w:tcW w:w="578" w:type="pct"/>
            <w:tcPrChange w:id="698" w:author="Katie Kendall" w:date="2026-04-01T13:39:00Z" w16du:dateUtc="2026-04-01T20:39:00Z">
              <w:tcPr>
                <w:tcW w:w="0" w:type="auto"/>
                <w:gridSpan w:val="2"/>
              </w:tcPr>
            </w:tcPrChange>
          </w:tcPr>
          <w:p w14:paraId="54D0E42E" w14:textId="77777777" w:rsidR="007D5ABA" w:rsidRPr="00F27505" w:rsidRDefault="007D5ABA">
            <w:pPr>
              <w:pStyle w:val="Compact"/>
              <w:jc w:val="center"/>
              <w:rPr>
                <w:rFonts w:cstheme="minorHAnsi"/>
                <w:sz w:val="22"/>
                <w:szCs w:val="22"/>
                <w:rPrChange w:id="699" w:author="Katie Kendall" w:date="2026-04-01T13:39:00Z" w16du:dateUtc="2026-04-01T20:39:00Z">
                  <w:rPr/>
                </w:rPrChange>
              </w:rPr>
              <w:pPrChange w:id="700" w:author="Katie Kendall" w:date="2026-04-01T13:39:00Z" w16du:dateUtc="2026-04-01T20:39:00Z">
                <w:pPr>
                  <w:pStyle w:val="Compact"/>
                </w:pPr>
              </w:pPrChange>
            </w:pPr>
            <w:r w:rsidRPr="00F27505">
              <w:rPr>
                <w:rFonts w:cstheme="minorHAnsi"/>
                <w:sz w:val="22"/>
                <w:szCs w:val="22"/>
                <w:rPrChange w:id="701" w:author="Katie Kendall" w:date="2026-04-01T13:39:00Z" w16du:dateUtc="2026-04-01T20:39:00Z">
                  <w:rPr/>
                </w:rPrChange>
              </w:rPr>
              <w:t>0</w:t>
            </w:r>
          </w:p>
        </w:tc>
        <w:tc>
          <w:tcPr>
            <w:tcW w:w="0" w:type="auto"/>
            <w:tcPrChange w:id="702" w:author="Katie Kendall" w:date="2026-04-01T13:39:00Z" w16du:dateUtc="2026-04-01T20:39:00Z">
              <w:tcPr>
                <w:tcW w:w="0" w:type="auto"/>
                <w:gridSpan w:val="2"/>
              </w:tcPr>
            </w:tcPrChange>
          </w:tcPr>
          <w:p w14:paraId="6CCE9A57" w14:textId="77777777" w:rsidR="007D5ABA" w:rsidRPr="00F27505" w:rsidRDefault="007D5ABA">
            <w:pPr>
              <w:pStyle w:val="Compact"/>
              <w:jc w:val="center"/>
              <w:rPr>
                <w:rFonts w:cstheme="minorHAnsi"/>
                <w:sz w:val="22"/>
                <w:szCs w:val="22"/>
                <w:rPrChange w:id="703" w:author="Katie Kendall" w:date="2026-04-01T13:39:00Z" w16du:dateUtc="2026-04-01T20:39:00Z">
                  <w:rPr/>
                </w:rPrChange>
              </w:rPr>
              <w:pPrChange w:id="704" w:author="Katie Kendall" w:date="2026-04-01T13:39:00Z" w16du:dateUtc="2026-04-01T20:39:00Z">
                <w:pPr>
                  <w:pStyle w:val="Compact"/>
                </w:pPr>
              </w:pPrChange>
            </w:pPr>
            <w:r w:rsidRPr="00F27505">
              <w:rPr>
                <w:rFonts w:cstheme="minorHAnsi"/>
                <w:sz w:val="22"/>
                <w:szCs w:val="22"/>
                <w:rPrChange w:id="705" w:author="Katie Kendall" w:date="2026-04-01T13:39:00Z" w16du:dateUtc="2026-04-01T20:39:00Z">
                  <w:rPr/>
                </w:rPrChange>
              </w:rPr>
              <w:t>3,912</w:t>
            </w:r>
          </w:p>
        </w:tc>
        <w:tc>
          <w:tcPr>
            <w:tcW w:w="0" w:type="auto"/>
            <w:tcPrChange w:id="706" w:author="Katie Kendall" w:date="2026-04-01T13:39:00Z" w16du:dateUtc="2026-04-01T20:39:00Z">
              <w:tcPr>
                <w:tcW w:w="0" w:type="auto"/>
                <w:gridSpan w:val="2"/>
              </w:tcPr>
            </w:tcPrChange>
          </w:tcPr>
          <w:p w14:paraId="4D03EF72" w14:textId="77777777" w:rsidR="007D5ABA" w:rsidRPr="00F27505" w:rsidRDefault="007D5ABA">
            <w:pPr>
              <w:pStyle w:val="Compact"/>
              <w:jc w:val="center"/>
              <w:rPr>
                <w:rFonts w:cstheme="minorHAnsi"/>
                <w:sz w:val="22"/>
                <w:szCs w:val="22"/>
                <w:rPrChange w:id="707" w:author="Katie Kendall" w:date="2026-04-01T13:39:00Z" w16du:dateUtc="2026-04-01T20:39:00Z">
                  <w:rPr/>
                </w:rPrChange>
              </w:rPr>
              <w:pPrChange w:id="708" w:author="Katie Kendall" w:date="2026-04-01T13:39:00Z" w16du:dateUtc="2026-04-01T20:39:00Z">
                <w:pPr>
                  <w:pStyle w:val="Compact"/>
                </w:pPr>
              </w:pPrChange>
            </w:pPr>
            <w:r w:rsidRPr="00F27505">
              <w:rPr>
                <w:rFonts w:cstheme="minorHAnsi"/>
                <w:sz w:val="22"/>
                <w:szCs w:val="22"/>
                <w:rPrChange w:id="709" w:author="Katie Kendall" w:date="2026-04-01T13:39:00Z" w16du:dateUtc="2026-04-01T20:39:00Z">
                  <w:rPr/>
                </w:rPrChange>
              </w:rPr>
              <w:t>7,001</w:t>
            </w:r>
          </w:p>
        </w:tc>
      </w:tr>
      <w:tr w:rsidR="007639AF" w14:paraId="2918B492" w14:textId="77777777" w:rsidTr="004644E8">
        <w:trPr>
          <w:trPrChange w:id="710" w:author="Katie Kendall" w:date="2026-04-01T13:39:00Z" w16du:dateUtc="2026-04-01T20:39:00Z">
            <w:trPr>
              <w:gridBefore w:val="1"/>
            </w:trPr>
          </w:trPrChange>
        </w:trPr>
        <w:tc>
          <w:tcPr>
            <w:tcW w:w="0" w:type="auto"/>
            <w:tcPrChange w:id="711" w:author="Katie Kendall" w:date="2026-04-01T13:39:00Z" w16du:dateUtc="2026-04-01T20:39:00Z">
              <w:tcPr>
                <w:tcW w:w="0" w:type="auto"/>
                <w:gridSpan w:val="2"/>
              </w:tcPr>
            </w:tcPrChange>
          </w:tcPr>
          <w:p w14:paraId="15F19530" w14:textId="77777777" w:rsidR="007D5ABA" w:rsidRPr="00F27505" w:rsidRDefault="007D5ABA">
            <w:pPr>
              <w:pStyle w:val="Compact"/>
              <w:jc w:val="center"/>
              <w:rPr>
                <w:rFonts w:cstheme="minorHAnsi"/>
                <w:sz w:val="22"/>
                <w:szCs w:val="22"/>
                <w:rPrChange w:id="712" w:author="Katie Kendall" w:date="2026-04-01T13:39:00Z" w16du:dateUtc="2026-04-01T20:39:00Z">
                  <w:rPr/>
                </w:rPrChange>
              </w:rPr>
              <w:pPrChange w:id="713" w:author="Katie Kendall" w:date="2026-04-01T13:39:00Z" w16du:dateUtc="2026-04-01T20:39:00Z">
                <w:pPr>
                  <w:pStyle w:val="Compact"/>
                </w:pPr>
              </w:pPrChange>
            </w:pPr>
            <w:r w:rsidRPr="00F27505">
              <w:rPr>
                <w:rFonts w:cstheme="minorHAnsi"/>
                <w:sz w:val="22"/>
                <w:szCs w:val="22"/>
                <w:rPrChange w:id="714" w:author="Katie Kendall" w:date="2026-04-01T13:39:00Z" w16du:dateUtc="2026-04-01T20:39:00Z">
                  <w:rPr/>
                </w:rPrChange>
              </w:rPr>
              <w:t>2023</w:t>
            </w:r>
          </w:p>
        </w:tc>
        <w:tc>
          <w:tcPr>
            <w:tcW w:w="0" w:type="auto"/>
            <w:tcPrChange w:id="715" w:author="Katie Kendall" w:date="2026-04-01T13:39:00Z" w16du:dateUtc="2026-04-01T20:39:00Z">
              <w:tcPr>
                <w:tcW w:w="0" w:type="auto"/>
                <w:gridSpan w:val="2"/>
              </w:tcPr>
            </w:tcPrChange>
          </w:tcPr>
          <w:p w14:paraId="6FF500F7" w14:textId="77777777" w:rsidR="007D5ABA" w:rsidRPr="00F27505" w:rsidRDefault="007D5ABA">
            <w:pPr>
              <w:pStyle w:val="Compact"/>
              <w:jc w:val="center"/>
              <w:rPr>
                <w:rFonts w:cstheme="minorHAnsi"/>
                <w:sz w:val="22"/>
                <w:szCs w:val="22"/>
                <w:rPrChange w:id="716" w:author="Katie Kendall" w:date="2026-04-01T13:39:00Z" w16du:dateUtc="2026-04-01T20:39:00Z">
                  <w:rPr/>
                </w:rPrChange>
              </w:rPr>
              <w:pPrChange w:id="717" w:author="Katie Kendall" w:date="2026-04-01T13:39:00Z" w16du:dateUtc="2026-04-01T20:39:00Z">
                <w:pPr>
                  <w:pStyle w:val="Compact"/>
                </w:pPr>
              </w:pPrChange>
            </w:pPr>
            <w:r w:rsidRPr="00F27505">
              <w:rPr>
                <w:rFonts w:cstheme="minorHAnsi"/>
                <w:sz w:val="22"/>
                <w:szCs w:val="22"/>
                <w:rPrChange w:id="718" w:author="Katie Kendall" w:date="2026-04-01T13:39:00Z" w16du:dateUtc="2026-04-01T20:39:00Z">
                  <w:rPr/>
                </w:rPrChange>
              </w:rPr>
              <w:t>1</w:t>
            </w:r>
          </w:p>
        </w:tc>
        <w:tc>
          <w:tcPr>
            <w:tcW w:w="598" w:type="pct"/>
            <w:tcPrChange w:id="719" w:author="Katie Kendall" w:date="2026-04-01T13:39:00Z" w16du:dateUtc="2026-04-01T20:39:00Z">
              <w:tcPr>
                <w:tcW w:w="0" w:type="auto"/>
              </w:tcPr>
            </w:tcPrChange>
          </w:tcPr>
          <w:p w14:paraId="2532FC38" w14:textId="77777777" w:rsidR="007D5ABA" w:rsidRPr="00F27505" w:rsidRDefault="007D5ABA">
            <w:pPr>
              <w:pStyle w:val="Compact"/>
              <w:jc w:val="center"/>
              <w:rPr>
                <w:rFonts w:cstheme="minorHAnsi"/>
                <w:sz w:val="22"/>
                <w:szCs w:val="22"/>
                <w:rPrChange w:id="720" w:author="Katie Kendall" w:date="2026-04-01T13:39:00Z" w16du:dateUtc="2026-04-01T20:39:00Z">
                  <w:rPr/>
                </w:rPrChange>
              </w:rPr>
              <w:pPrChange w:id="721" w:author="Katie Kendall" w:date="2026-04-01T13:39:00Z" w16du:dateUtc="2026-04-01T20:39:00Z">
                <w:pPr>
                  <w:pStyle w:val="Compact"/>
                </w:pPr>
              </w:pPrChange>
            </w:pPr>
            <w:r w:rsidRPr="00F27505">
              <w:rPr>
                <w:rFonts w:cstheme="minorHAnsi"/>
                <w:sz w:val="22"/>
                <w:szCs w:val="22"/>
                <w:rPrChange w:id="722" w:author="Katie Kendall" w:date="2026-04-01T13:39:00Z" w16du:dateUtc="2026-04-01T20:39:00Z">
                  <w:rPr/>
                </w:rPrChange>
              </w:rPr>
              <w:t>0</w:t>
            </w:r>
          </w:p>
        </w:tc>
        <w:tc>
          <w:tcPr>
            <w:tcW w:w="410" w:type="pct"/>
            <w:tcPrChange w:id="723" w:author="Katie Kendall" w:date="2026-04-01T13:39:00Z" w16du:dateUtc="2026-04-01T20:39:00Z">
              <w:tcPr>
                <w:tcW w:w="0" w:type="auto"/>
                <w:gridSpan w:val="3"/>
              </w:tcPr>
            </w:tcPrChange>
          </w:tcPr>
          <w:p w14:paraId="3002A6D1" w14:textId="77777777" w:rsidR="007D5ABA" w:rsidRPr="00F27505" w:rsidRDefault="007D5ABA">
            <w:pPr>
              <w:pStyle w:val="Compact"/>
              <w:jc w:val="center"/>
              <w:rPr>
                <w:rFonts w:cstheme="minorHAnsi"/>
                <w:sz w:val="22"/>
                <w:szCs w:val="22"/>
                <w:rPrChange w:id="724" w:author="Katie Kendall" w:date="2026-04-01T13:39:00Z" w16du:dateUtc="2026-04-01T20:39:00Z">
                  <w:rPr/>
                </w:rPrChange>
              </w:rPr>
              <w:pPrChange w:id="725" w:author="Katie Kendall" w:date="2026-04-01T13:39:00Z" w16du:dateUtc="2026-04-01T20:39:00Z">
                <w:pPr>
                  <w:pStyle w:val="Compact"/>
                </w:pPr>
              </w:pPrChange>
            </w:pPr>
            <w:r w:rsidRPr="00F27505">
              <w:rPr>
                <w:rFonts w:cstheme="minorHAnsi"/>
                <w:sz w:val="22"/>
                <w:szCs w:val="22"/>
                <w:rPrChange w:id="726" w:author="Katie Kendall" w:date="2026-04-01T13:39:00Z" w16du:dateUtc="2026-04-01T20:39:00Z">
                  <w:rPr/>
                </w:rPrChange>
              </w:rPr>
              <w:t>1</w:t>
            </w:r>
          </w:p>
        </w:tc>
        <w:tc>
          <w:tcPr>
            <w:tcW w:w="878" w:type="pct"/>
            <w:tcPrChange w:id="727" w:author="Katie Kendall" w:date="2026-04-01T13:39:00Z" w16du:dateUtc="2026-04-01T20:39:00Z">
              <w:tcPr>
                <w:tcW w:w="0" w:type="auto"/>
                <w:gridSpan w:val="2"/>
              </w:tcPr>
            </w:tcPrChange>
          </w:tcPr>
          <w:p w14:paraId="70C67BC9" w14:textId="77777777" w:rsidR="007D5ABA" w:rsidRPr="00F27505" w:rsidRDefault="007D5ABA">
            <w:pPr>
              <w:pStyle w:val="Compact"/>
              <w:jc w:val="center"/>
              <w:rPr>
                <w:rFonts w:cstheme="minorHAnsi"/>
                <w:sz w:val="22"/>
                <w:szCs w:val="22"/>
                <w:rPrChange w:id="728" w:author="Katie Kendall" w:date="2026-04-01T13:39:00Z" w16du:dateUtc="2026-04-01T20:39:00Z">
                  <w:rPr/>
                </w:rPrChange>
              </w:rPr>
              <w:pPrChange w:id="729" w:author="Katie Kendall" w:date="2026-04-01T13:39:00Z" w16du:dateUtc="2026-04-01T20:39:00Z">
                <w:pPr>
                  <w:pStyle w:val="Compact"/>
                </w:pPr>
              </w:pPrChange>
            </w:pPr>
            <w:r w:rsidRPr="00F27505">
              <w:rPr>
                <w:rFonts w:cstheme="minorHAnsi"/>
                <w:sz w:val="22"/>
                <w:szCs w:val="22"/>
                <w:rPrChange w:id="730" w:author="Katie Kendall" w:date="2026-04-01T13:39:00Z" w16du:dateUtc="2026-04-01T20:39:00Z">
                  <w:rPr/>
                </w:rPrChange>
              </w:rPr>
              <w:t>100.0%</w:t>
            </w:r>
          </w:p>
        </w:tc>
        <w:tc>
          <w:tcPr>
            <w:tcW w:w="578" w:type="pct"/>
            <w:tcPrChange w:id="731" w:author="Katie Kendall" w:date="2026-04-01T13:39:00Z" w16du:dateUtc="2026-04-01T20:39:00Z">
              <w:tcPr>
                <w:tcW w:w="0" w:type="auto"/>
                <w:gridSpan w:val="2"/>
              </w:tcPr>
            </w:tcPrChange>
          </w:tcPr>
          <w:p w14:paraId="0987C263" w14:textId="77777777" w:rsidR="007D5ABA" w:rsidRPr="00F27505" w:rsidRDefault="007D5ABA">
            <w:pPr>
              <w:pStyle w:val="Compact"/>
              <w:jc w:val="center"/>
              <w:rPr>
                <w:rFonts w:cstheme="minorHAnsi"/>
                <w:sz w:val="22"/>
                <w:szCs w:val="22"/>
                <w:rPrChange w:id="732" w:author="Katie Kendall" w:date="2026-04-01T13:39:00Z" w16du:dateUtc="2026-04-01T20:39:00Z">
                  <w:rPr/>
                </w:rPrChange>
              </w:rPr>
              <w:pPrChange w:id="733" w:author="Katie Kendall" w:date="2026-04-01T13:39:00Z" w16du:dateUtc="2026-04-01T20:39:00Z">
                <w:pPr>
                  <w:pStyle w:val="Compact"/>
                </w:pPr>
              </w:pPrChange>
            </w:pPr>
            <w:r w:rsidRPr="00F27505">
              <w:rPr>
                <w:rFonts w:cstheme="minorHAnsi"/>
                <w:sz w:val="22"/>
                <w:szCs w:val="22"/>
                <w:rPrChange w:id="734" w:author="Katie Kendall" w:date="2026-04-01T13:39:00Z" w16du:dateUtc="2026-04-01T20:39:00Z">
                  <w:rPr/>
                </w:rPrChange>
              </w:rPr>
              <w:t>0</w:t>
            </w:r>
          </w:p>
        </w:tc>
        <w:tc>
          <w:tcPr>
            <w:tcW w:w="0" w:type="auto"/>
            <w:tcPrChange w:id="735" w:author="Katie Kendall" w:date="2026-04-01T13:39:00Z" w16du:dateUtc="2026-04-01T20:39:00Z">
              <w:tcPr>
                <w:tcW w:w="0" w:type="auto"/>
                <w:gridSpan w:val="2"/>
              </w:tcPr>
            </w:tcPrChange>
          </w:tcPr>
          <w:p w14:paraId="383906E3" w14:textId="77777777" w:rsidR="007D5ABA" w:rsidRPr="00F27505" w:rsidRDefault="007D5ABA">
            <w:pPr>
              <w:pStyle w:val="Compact"/>
              <w:jc w:val="center"/>
              <w:rPr>
                <w:rFonts w:cstheme="minorHAnsi"/>
                <w:sz w:val="22"/>
                <w:szCs w:val="22"/>
                <w:rPrChange w:id="736" w:author="Katie Kendall" w:date="2026-04-01T13:39:00Z" w16du:dateUtc="2026-04-01T20:39:00Z">
                  <w:rPr/>
                </w:rPrChange>
              </w:rPr>
              <w:pPrChange w:id="737" w:author="Katie Kendall" w:date="2026-04-01T13:39:00Z" w16du:dateUtc="2026-04-01T20:39:00Z">
                <w:pPr>
                  <w:pStyle w:val="Compact"/>
                </w:pPr>
              </w:pPrChange>
            </w:pPr>
            <w:r w:rsidRPr="00F27505">
              <w:rPr>
                <w:rFonts w:cstheme="minorHAnsi"/>
                <w:sz w:val="22"/>
                <w:szCs w:val="22"/>
                <w:rPrChange w:id="738" w:author="Katie Kendall" w:date="2026-04-01T13:39:00Z" w16du:dateUtc="2026-04-01T20:39:00Z">
                  <w:rPr/>
                </w:rPrChange>
              </w:rPr>
              <w:t>4,276</w:t>
            </w:r>
          </w:p>
        </w:tc>
        <w:tc>
          <w:tcPr>
            <w:tcW w:w="0" w:type="auto"/>
            <w:tcPrChange w:id="739" w:author="Katie Kendall" w:date="2026-04-01T13:39:00Z" w16du:dateUtc="2026-04-01T20:39:00Z">
              <w:tcPr>
                <w:tcW w:w="0" w:type="auto"/>
                <w:gridSpan w:val="2"/>
              </w:tcPr>
            </w:tcPrChange>
          </w:tcPr>
          <w:p w14:paraId="7ECA11C5" w14:textId="77777777" w:rsidR="007D5ABA" w:rsidRPr="00F27505" w:rsidRDefault="007D5ABA">
            <w:pPr>
              <w:pStyle w:val="Compact"/>
              <w:jc w:val="center"/>
              <w:rPr>
                <w:rFonts w:cstheme="minorHAnsi"/>
                <w:sz w:val="22"/>
                <w:szCs w:val="22"/>
                <w:rPrChange w:id="740" w:author="Katie Kendall" w:date="2026-04-01T13:39:00Z" w16du:dateUtc="2026-04-01T20:39:00Z">
                  <w:rPr/>
                </w:rPrChange>
              </w:rPr>
              <w:pPrChange w:id="741" w:author="Katie Kendall" w:date="2026-04-01T13:39:00Z" w16du:dateUtc="2026-04-01T20:39:00Z">
                <w:pPr>
                  <w:pStyle w:val="Compact"/>
                </w:pPr>
              </w:pPrChange>
            </w:pPr>
            <w:r w:rsidRPr="00F27505">
              <w:rPr>
                <w:rFonts w:cstheme="minorHAnsi"/>
                <w:sz w:val="22"/>
                <w:szCs w:val="22"/>
                <w:rPrChange w:id="742" w:author="Katie Kendall" w:date="2026-04-01T13:39:00Z" w16du:dateUtc="2026-04-01T20:39:00Z">
                  <w:rPr/>
                </w:rPrChange>
              </w:rPr>
              <w:t>840</w:t>
            </w:r>
          </w:p>
        </w:tc>
      </w:tr>
      <w:tr w:rsidR="007639AF" w14:paraId="00D3B806" w14:textId="77777777" w:rsidTr="004644E8">
        <w:trPr>
          <w:trPrChange w:id="743" w:author="Katie Kendall" w:date="2026-04-01T13:39:00Z" w16du:dateUtc="2026-04-01T20:39:00Z">
            <w:trPr>
              <w:gridBefore w:val="1"/>
            </w:trPr>
          </w:trPrChange>
        </w:trPr>
        <w:tc>
          <w:tcPr>
            <w:tcW w:w="0" w:type="auto"/>
            <w:tcPrChange w:id="744" w:author="Katie Kendall" w:date="2026-04-01T13:39:00Z" w16du:dateUtc="2026-04-01T20:39:00Z">
              <w:tcPr>
                <w:tcW w:w="0" w:type="auto"/>
                <w:gridSpan w:val="2"/>
              </w:tcPr>
            </w:tcPrChange>
          </w:tcPr>
          <w:p w14:paraId="33D3FE36" w14:textId="77777777" w:rsidR="007D5ABA" w:rsidRPr="00F27505" w:rsidRDefault="007D5ABA">
            <w:pPr>
              <w:pStyle w:val="Compact"/>
              <w:jc w:val="center"/>
              <w:rPr>
                <w:rFonts w:cstheme="minorHAnsi"/>
                <w:sz w:val="22"/>
                <w:szCs w:val="22"/>
                <w:rPrChange w:id="745" w:author="Katie Kendall" w:date="2026-04-01T13:39:00Z" w16du:dateUtc="2026-04-01T20:39:00Z">
                  <w:rPr/>
                </w:rPrChange>
              </w:rPr>
              <w:pPrChange w:id="746" w:author="Katie Kendall" w:date="2026-04-01T13:39:00Z" w16du:dateUtc="2026-04-01T20:39:00Z">
                <w:pPr>
                  <w:pStyle w:val="Compact"/>
                </w:pPr>
              </w:pPrChange>
            </w:pPr>
            <w:r w:rsidRPr="00F27505">
              <w:rPr>
                <w:rFonts w:cstheme="minorHAnsi"/>
                <w:sz w:val="22"/>
                <w:szCs w:val="22"/>
                <w:rPrChange w:id="747" w:author="Katie Kendall" w:date="2026-04-01T13:39:00Z" w16du:dateUtc="2026-04-01T20:39:00Z">
                  <w:rPr/>
                </w:rPrChange>
              </w:rPr>
              <w:lastRenderedPageBreak/>
              <w:t>2024</w:t>
            </w:r>
          </w:p>
        </w:tc>
        <w:tc>
          <w:tcPr>
            <w:tcW w:w="0" w:type="auto"/>
            <w:tcPrChange w:id="748" w:author="Katie Kendall" w:date="2026-04-01T13:39:00Z" w16du:dateUtc="2026-04-01T20:39:00Z">
              <w:tcPr>
                <w:tcW w:w="0" w:type="auto"/>
                <w:gridSpan w:val="2"/>
              </w:tcPr>
            </w:tcPrChange>
          </w:tcPr>
          <w:p w14:paraId="66CC27CB" w14:textId="77777777" w:rsidR="007D5ABA" w:rsidRPr="00F27505" w:rsidRDefault="007D5ABA">
            <w:pPr>
              <w:pStyle w:val="Compact"/>
              <w:jc w:val="center"/>
              <w:rPr>
                <w:rFonts w:cstheme="minorHAnsi"/>
                <w:sz w:val="22"/>
                <w:szCs w:val="22"/>
                <w:rPrChange w:id="749" w:author="Katie Kendall" w:date="2026-04-01T13:39:00Z" w16du:dateUtc="2026-04-01T20:39:00Z">
                  <w:rPr/>
                </w:rPrChange>
              </w:rPr>
              <w:pPrChange w:id="750" w:author="Katie Kendall" w:date="2026-04-01T13:39:00Z" w16du:dateUtc="2026-04-01T20:39:00Z">
                <w:pPr>
                  <w:pStyle w:val="Compact"/>
                </w:pPr>
              </w:pPrChange>
            </w:pPr>
            <w:r w:rsidRPr="00F27505">
              <w:rPr>
                <w:rFonts w:cstheme="minorHAnsi"/>
                <w:sz w:val="22"/>
                <w:szCs w:val="22"/>
                <w:rPrChange w:id="751" w:author="Katie Kendall" w:date="2026-04-01T13:39:00Z" w16du:dateUtc="2026-04-01T20:39:00Z">
                  <w:rPr/>
                </w:rPrChange>
              </w:rPr>
              <w:t>1</w:t>
            </w:r>
          </w:p>
        </w:tc>
        <w:tc>
          <w:tcPr>
            <w:tcW w:w="598" w:type="pct"/>
            <w:tcPrChange w:id="752" w:author="Katie Kendall" w:date="2026-04-01T13:39:00Z" w16du:dateUtc="2026-04-01T20:39:00Z">
              <w:tcPr>
                <w:tcW w:w="0" w:type="auto"/>
              </w:tcPr>
            </w:tcPrChange>
          </w:tcPr>
          <w:p w14:paraId="411F9035" w14:textId="77777777" w:rsidR="007D5ABA" w:rsidRPr="00F27505" w:rsidRDefault="007D5ABA">
            <w:pPr>
              <w:pStyle w:val="Compact"/>
              <w:jc w:val="center"/>
              <w:rPr>
                <w:rFonts w:cstheme="minorHAnsi"/>
                <w:sz w:val="22"/>
                <w:szCs w:val="22"/>
                <w:rPrChange w:id="753" w:author="Katie Kendall" w:date="2026-04-01T13:39:00Z" w16du:dateUtc="2026-04-01T20:39:00Z">
                  <w:rPr/>
                </w:rPrChange>
              </w:rPr>
              <w:pPrChange w:id="754" w:author="Katie Kendall" w:date="2026-04-01T13:39:00Z" w16du:dateUtc="2026-04-01T20:39:00Z">
                <w:pPr>
                  <w:pStyle w:val="Compact"/>
                </w:pPr>
              </w:pPrChange>
            </w:pPr>
            <w:r w:rsidRPr="00F27505">
              <w:rPr>
                <w:rFonts w:cstheme="minorHAnsi"/>
                <w:sz w:val="22"/>
                <w:szCs w:val="22"/>
                <w:rPrChange w:id="755" w:author="Katie Kendall" w:date="2026-04-01T13:39:00Z" w16du:dateUtc="2026-04-01T20:39:00Z">
                  <w:rPr/>
                </w:rPrChange>
              </w:rPr>
              <w:t>0</w:t>
            </w:r>
          </w:p>
        </w:tc>
        <w:tc>
          <w:tcPr>
            <w:tcW w:w="410" w:type="pct"/>
            <w:tcPrChange w:id="756" w:author="Katie Kendall" w:date="2026-04-01T13:39:00Z" w16du:dateUtc="2026-04-01T20:39:00Z">
              <w:tcPr>
                <w:tcW w:w="0" w:type="auto"/>
                <w:gridSpan w:val="3"/>
              </w:tcPr>
            </w:tcPrChange>
          </w:tcPr>
          <w:p w14:paraId="72EC0596" w14:textId="77777777" w:rsidR="007D5ABA" w:rsidRPr="00F27505" w:rsidRDefault="007D5ABA">
            <w:pPr>
              <w:pStyle w:val="Compact"/>
              <w:jc w:val="center"/>
              <w:rPr>
                <w:rFonts w:cstheme="minorHAnsi"/>
                <w:sz w:val="22"/>
                <w:szCs w:val="22"/>
                <w:rPrChange w:id="757" w:author="Katie Kendall" w:date="2026-04-01T13:39:00Z" w16du:dateUtc="2026-04-01T20:39:00Z">
                  <w:rPr/>
                </w:rPrChange>
              </w:rPr>
              <w:pPrChange w:id="758" w:author="Katie Kendall" w:date="2026-04-01T13:39:00Z" w16du:dateUtc="2026-04-01T20:39:00Z">
                <w:pPr>
                  <w:pStyle w:val="Compact"/>
                </w:pPr>
              </w:pPrChange>
            </w:pPr>
            <w:r w:rsidRPr="00F27505">
              <w:rPr>
                <w:rFonts w:cstheme="minorHAnsi"/>
                <w:sz w:val="22"/>
                <w:szCs w:val="22"/>
                <w:rPrChange w:id="759" w:author="Katie Kendall" w:date="2026-04-01T13:39:00Z" w16du:dateUtc="2026-04-01T20:39:00Z">
                  <w:rPr/>
                </w:rPrChange>
              </w:rPr>
              <w:t>1</w:t>
            </w:r>
          </w:p>
        </w:tc>
        <w:tc>
          <w:tcPr>
            <w:tcW w:w="878" w:type="pct"/>
            <w:tcPrChange w:id="760" w:author="Katie Kendall" w:date="2026-04-01T13:39:00Z" w16du:dateUtc="2026-04-01T20:39:00Z">
              <w:tcPr>
                <w:tcW w:w="0" w:type="auto"/>
                <w:gridSpan w:val="2"/>
              </w:tcPr>
            </w:tcPrChange>
          </w:tcPr>
          <w:p w14:paraId="639F3E81" w14:textId="77777777" w:rsidR="007D5ABA" w:rsidRPr="00F27505" w:rsidRDefault="007D5ABA">
            <w:pPr>
              <w:pStyle w:val="Compact"/>
              <w:jc w:val="center"/>
              <w:rPr>
                <w:rFonts w:cstheme="minorHAnsi"/>
                <w:sz w:val="22"/>
                <w:szCs w:val="22"/>
                <w:rPrChange w:id="761" w:author="Katie Kendall" w:date="2026-04-01T13:39:00Z" w16du:dateUtc="2026-04-01T20:39:00Z">
                  <w:rPr/>
                </w:rPrChange>
              </w:rPr>
              <w:pPrChange w:id="762" w:author="Katie Kendall" w:date="2026-04-01T13:39:00Z" w16du:dateUtc="2026-04-01T20:39:00Z">
                <w:pPr>
                  <w:pStyle w:val="Compact"/>
                </w:pPr>
              </w:pPrChange>
            </w:pPr>
            <w:r w:rsidRPr="00F27505">
              <w:rPr>
                <w:rFonts w:cstheme="minorHAnsi"/>
                <w:sz w:val="22"/>
                <w:szCs w:val="22"/>
                <w:rPrChange w:id="763" w:author="Katie Kendall" w:date="2026-04-01T13:39:00Z" w16du:dateUtc="2026-04-01T20:39:00Z">
                  <w:rPr/>
                </w:rPrChange>
              </w:rPr>
              <w:t>100.0%</w:t>
            </w:r>
          </w:p>
        </w:tc>
        <w:tc>
          <w:tcPr>
            <w:tcW w:w="578" w:type="pct"/>
            <w:tcPrChange w:id="764" w:author="Katie Kendall" w:date="2026-04-01T13:39:00Z" w16du:dateUtc="2026-04-01T20:39:00Z">
              <w:tcPr>
                <w:tcW w:w="0" w:type="auto"/>
                <w:gridSpan w:val="2"/>
              </w:tcPr>
            </w:tcPrChange>
          </w:tcPr>
          <w:p w14:paraId="6F2DD42B" w14:textId="77777777" w:rsidR="007D5ABA" w:rsidRPr="00F27505" w:rsidRDefault="007D5ABA">
            <w:pPr>
              <w:pStyle w:val="Compact"/>
              <w:jc w:val="center"/>
              <w:rPr>
                <w:rFonts w:cstheme="minorHAnsi"/>
                <w:sz w:val="22"/>
                <w:szCs w:val="22"/>
                <w:rPrChange w:id="765" w:author="Katie Kendall" w:date="2026-04-01T13:39:00Z" w16du:dateUtc="2026-04-01T20:39:00Z">
                  <w:rPr/>
                </w:rPrChange>
              </w:rPr>
              <w:pPrChange w:id="766" w:author="Katie Kendall" w:date="2026-04-01T13:39:00Z" w16du:dateUtc="2026-04-01T20:39:00Z">
                <w:pPr>
                  <w:pStyle w:val="Compact"/>
                </w:pPr>
              </w:pPrChange>
            </w:pPr>
            <w:r w:rsidRPr="00F27505">
              <w:rPr>
                <w:rFonts w:cstheme="minorHAnsi"/>
                <w:sz w:val="22"/>
                <w:szCs w:val="22"/>
                <w:rPrChange w:id="767" w:author="Katie Kendall" w:date="2026-04-01T13:39:00Z" w16du:dateUtc="2026-04-01T20:39:00Z">
                  <w:rPr/>
                </w:rPrChange>
              </w:rPr>
              <w:t>0</w:t>
            </w:r>
          </w:p>
        </w:tc>
        <w:tc>
          <w:tcPr>
            <w:tcW w:w="0" w:type="auto"/>
            <w:tcPrChange w:id="768" w:author="Katie Kendall" w:date="2026-04-01T13:39:00Z" w16du:dateUtc="2026-04-01T20:39:00Z">
              <w:tcPr>
                <w:tcW w:w="0" w:type="auto"/>
                <w:gridSpan w:val="2"/>
              </w:tcPr>
            </w:tcPrChange>
          </w:tcPr>
          <w:p w14:paraId="4C3178BF" w14:textId="77777777" w:rsidR="007D5ABA" w:rsidRPr="00F27505" w:rsidRDefault="007D5ABA">
            <w:pPr>
              <w:pStyle w:val="Compact"/>
              <w:jc w:val="center"/>
              <w:rPr>
                <w:rFonts w:cstheme="minorHAnsi"/>
                <w:sz w:val="22"/>
                <w:szCs w:val="22"/>
                <w:rPrChange w:id="769" w:author="Katie Kendall" w:date="2026-04-01T13:39:00Z" w16du:dateUtc="2026-04-01T20:39:00Z">
                  <w:rPr/>
                </w:rPrChange>
              </w:rPr>
              <w:pPrChange w:id="770" w:author="Katie Kendall" w:date="2026-04-01T13:39:00Z" w16du:dateUtc="2026-04-01T20:39:00Z">
                <w:pPr>
                  <w:pStyle w:val="Compact"/>
                </w:pPr>
              </w:pPrChange>
            </w:pPr>
            <w:r w:rsidRPr="00F27505">
              <w:rPr>
                <w:rFonts w:cstheme="minorHAnsi"/>
                <w:sz w:val="22"/>
                <w:szCs w:val="22"/>
                <w:rPrChange w:id="771" w:author="Katie Kendall" w:date="2026-04-01T13:39:00Z" w16du:dateUtc="2026-04-01T20:39:00Z">
                  <w:rPr/>
                </w:rPrChange>
              </w:rPr>
              <w:t>724</w:t>
            </w:r>
          </w:p>
        </w:tc>
        <w:tc>
          <w:tcPr>
            <w:tcW w:w="0" w:type="auto"/>
            <w:tcPrChange w:id="772" w:author="Katie Kendall" w:date="2026-04-01T13:39:00Z" w16du:dateUtc="2026-04-01T20:39:00Z">
              <w:tcPr>
                <w:tcW w:w="0" w:type="auto"/>
                <w:gridSpan w:val="2"/>
              </w:tcPr>
            </w:tcPrChange>
          </w:tcPr>
          <w:p w14:paraId="20F20C6F" w14:textId="77777777" w:rsidR="007D5ABA" w:rsidRPr="00F27505" w:rsidRDefault="007D5ABA">
            <w:pPr>
              <w:pStyle w:val="Compact"/>
              <w:jc w:val="center"/>
              <w:rPr>
                <w:rFonts w:cstheme="minorHAnsi"/>
                <w:sz w:val="22"/>
                <w:szCs w:val="22"/>
                <w:rPrChange w:id="773" w:author="Katie Kendall" w:date="2026-04-01T13:39:00Z" w16du:dateUtc="2026-04-01T20:39:00Z">
                  <w:rPr/>
                </w:rPrChange>
              </w:rPr>
              <w:pPrChange w:id="774" w:author="Katie Kendall" w:date="2026-04-01T13:39:00Z" w16du:dateUtc="2026-04-01T20:39:00Z">
                <w:pPr>
                  <w:pStyle w:val="Compact"/>
                </w:pPr>
              </w:pPrChange>
            </w:pPr>
            <w:r w:rsidRPr="00F27505">
              <w:rPr>
                <w:rFonts w:cstheme="minorHAnsi"/>
                <w:sz w:val="22"/>
                <w:szCs w:val="22"/>
                <w:rPrChange w:id="775" w:author="Katie Kendall" w:date="2026-04-01T13:39:00Z" w16du:dateUtc="2026-04-01T20:39:00Z">
                  <w:rPr/>
                </w:rPrChange>
              </w:rPr>
              <w:t>306</w:t>
            </w:r>
          </w:p>
        </w:tc>
      </w:tr>
      <w:tr w:rsidR="007639AF" w14:paraId="23342870" w14:textId="77777777" w:rsidTr="004644E8">
        <w:trPr>
          <w:trPrChange w:id="776" w:author="Katie Kendall" w:date="2026-04-01T13:39:00Z" w16du:dateUtc="2026-04-01T20:39:00Z">
            <w:trPr>
              <w:gridBefore w:val="1"/>
            </w:trPr>
          </w:trPrChange>
        </w:trPr>
        <w:tc>
          <w:tcPr>
            <w:tcW w:w="0" w:type="auto"/>
            <w:tcPrChange w:id="777" w:author="Katie Kendall" w:date="2026-04-01T13:39:00Z" w16du:dateUtc="2026-04-01T20:39:00Z">
              <w:tcPr>
                <w:tcW w:w="0" w:type="auto"/>
                <w:gridSpan w:val="2"/>
              </w:tcPr>
            </w:tcPrChange>
          </w:tcPr>
          <w:p w14:paraId="55476C69" w14:textId="77777777" w:rsidR="007D5ABA" w:rsidRPr="00F27505" w:rsidRDefault="007D5ABA">
            <w:pPr>
              <w:pStyle w:val="Compact"/>
              <w:jc w:val="center"/>
              <w:rPr>
                <w:rFonts w:cstheme="minorHAnsi"/>
                <w:sz w:val="22"/>
                <w:szCs w:val="22"/>
                <w:rPrChange w:id="778" w:author="Katie Kendall" w:date="2026-04-01T13:39:00Z" w16du:dateUtc="2026-04-01T20:39:00Z">
                  <w:rPr/>
                </w:rPrChange>
              </w:rPr>
              <w:pPrChange w:id="779" w:author="Katie Kendall" w:date="2026-04-01T13:39:00Z" w16du:dateUtc="2026-04-01T20:39:00Z">
                <w:pPr>
                  <w:pStyle w:val="Compact"/>
                </w:pPr>
              </w:pPrChange>
            </w:pPr>
            <w:r w:rsidRPr="00F27505">
              <w:rPr>
                <w:rFonts w:cstheme="minorHAnsi"/>
                <w:sz w:val="22"/>
                <w:szCs w:val="22"/>
                <w:rPrChange w:id="780" w:author="Katie Kendall" w:date="2026-04-01T13:39:00Z" w16du:dateUtc="2026-04-01T20:39:00Z">
                  <w:rPr/>
                </w:rPrChange>
              </w:rPr>
              <w:t>Total</w:t>
            </w:r>
          </w:p>
        </w:tc>
        <w:tc>
          <w:tcPr>
            <w:tcW w:w="0" w:type="auto"/>
            <w:tcPrChange w:id="781" w:author="Katie Kendall" w:date="2026-04-01T13:39:00Z" w16du:dateUtc="2026-04-01T20:39:00Z">
              <w:tcPr>
                <w:tcW w:w="0" w:type="auto"/>
                <w:gridSpan w:val="2"/>
              </w:tcPr>
            </w:tcPrChange>
          </w:tcPr>
          <w:p w14:paraId="3016D4C2" w14:textId="77777777" w:rsidR="007D5ABA" w:rsidRPr="00F27505" w:rsidRDefault="007D5ABA">
            <w:pPr>
              <w:pStyle w:val="Compact"/>
              <w:jc w:val="center"/>
              <w:rPr>
                <w:rFonts w:cstheme="minorHAnsi"/>
                <w:sz w:val="22"/>
                <w:szCs w:val="22"/>
                <w:rPrChange w:id="782" w:author="Katie Kendall" w:date="2026-04-01T13:39:00Z" w16du:dateUtc="2026-04-01T20:39:00Z">
                  <w:rPr/>
                </w:rPrChange>
              </w:rPr>
              <w:pPrChange w:id="783" w:author="Katie Kendall" w:date="2026-04-01T13:39:00Z" w16du:dateUtc="2026-04-01T20:39:00Z">
                <w:pPr>
                  <w:pStyle w:val="Compact"/>
                </w:pPr>
              </w:pPrChange>
            </w:pPr>
            <w:r w:rsidRPr="00F27505">
              <w:rPr>
                <w:rFonts w:cstheme="minorHAnsi"/>
                <w:sz w:val="22"/>
                <w:szCs w:val="22"/>
                <w:rPrChange w:id="784" w:author="Katie Kendall" w:date="2026-04-01T13:39:00Z" w16du:dateUtc="2026-04-01T20:39:00Z">
                  <w:rPr/>
                </w:rPrChange>
              </w:rPr>
              <w:t>381</w:t>
            </w:r>
          </w:p>
        </w:tc>
        <w:tc>
          <w:tcPr>
            <w:tcW w:w="598" w:type="pct"/>
            <w:tcPrChange w:id="785" w:author="Katie Kendall" w:date="2026-04-01T13:39:00Z" w16du:dateUtc="2026-04-01T20:39:00Z">
              <w:tcPr>
                <w:tcW w:w="0" w:type="auto"/>
              </w:tcPr>
            </w:tcPrChange>
          </w:tcPr>
          <w:p w14:paraId="76ECE8E5" w14:textId="77777777" w:rsidR="007D5ABA" w:rsidRPr="00F27505" w:rsidRDefault="007D5ABA">
            <w:pPr>
              <w:pStyle w:val="Compact"/>
              <w:jc w:val="center"/>
              <w:rPr>
                <w:rFonts w:cstheme="minorHAnsi"/>
                <w:sz w:val="22"/>
                <w:szCs w:val="22"/>
                <w:rPrChange w:id="786" w:author="Katie Kendall" w:date="2026-04-01T13:39:00Z" w16du:dateUtc="2026-04-01T20:39:00Z">
                  <w:rPr/>
                </w:rPrChange>
              </w:rPr>
              <w:pPrChange w:id="787" w:author="Katie Kendall" w:date="2026-04-01T13:39:00Z" w16du:dateUtc="2026-04-01T20:39:00Z">
                <w:pPr>
                  <w:pStyle w:val="Compact"/>
                </w:pPr>
              </w:pPrChange>
            </w:pPr>
            <w:r w:rsidRPr="00F27505">
              <w:rPr>
                <w:rFonts w:cstheme="minorHAnsi"/>
                <w:sz w:val="22"/>
                <w:szCs w:val="22"/>
                <w:rPrChange w:id="788" w:author="Katie Kendall" w:date="2026-04-01T13:39:00Z" w16du:dateUtc="2026-04-01T20:39:00Z">
                  <w:rPr/>
                </w:rPrChange>
              </w:rPr>
              <w:t>940</w:t>
            </w:r>
          </w:p>
        </w:tc>
        <w:tc>
          <w:tcPr>
            <w:tcW w:w="410" w:type="pct"/>
            <w:tcPrChange w:id="789" w:author="Katie Kendall" w:date="2026-04-01T13:39:00Z" w16du:dateUtc="2026-04-01T20:39:00Z">
              <w:tcPr>
                <w:tcW w:w="0" w:type="auto"/>
                <w:gridSpan w:val="3"/>
              </w:tcPr>
            </w:tcPrChange>
          </w:tcPr>
          <w:p w14:paraId="79AF91E6" w14:textId="77777777" w:rsidR="007D5ABA" w:rsidRPr="00F27505" w:rsidRDefault="007D5ABA">
            <w:pPr>
              <w:pStyle w:val="Compact"/>
              <w:jc w:val="center"/>
              <w:rPr>
                <w:rFonts w:cstheme="minorHAnsi"/>
                <w:sz w:val="22"/>
                <w:szCs w:val="22"/>
                <w:rPrChange w:id="790" w:author="Katie Kendall" w:date="2026-04-01T13:39:00Z" w16du:dateUtc="2026-04-01T20:39:00Z">
                  <w:rPr/>
                </w:rPrChange>
              </w:rPr>
              <w:pPrChange w:id="791" w:author="Katie Kendall" w:date="2026-04-01T13:39:00Z" w16du:dateUtc="2026-04-01T20:39:00Z">
                <w:pPr>
                  <w:pStyle w:val="Compact"/>
                </w:pPr>
              </w:pPrChange>
            </w:pPr>
            <w:r w:rsidRPr="00F27505">
              <w:rPr>
                <w:rFonts w:cstheme="minorHAnsi"/>
                <w:sz w:val="22"/>
                <w:szCs w:val="22"/>
                <w:rPrChange w:id="792" w:author="Katie Kendall" w:date="2026-04-01T13:39:00Z" w16du:dateUtc="2026-04-01T20:39:00Z">
                  <w:rPr/>
                </w:rPrChange>
              </w:rPr>
              <w:t>1,321</w:t>
            </w:r>
          </w:p>
        </w:tc>
        <w:tc>
          <w:tcPr>
            <w:tcW w:w="878" w:type="pct"/>
            <w:tcPrChange w:id="793" w:author="Katie Kendall" w:date="2026-04-01T13:39:00Z" w16du:dateUtc="2026-04-01T20:39:00Z">
              <w:tcPr>
                <w:tcW w:w="0" w:type="auto"/>
                <w:gridSpan w:val="2"/>
              </w:tcPr>
            </w:tcPrChange>
          </w:tcPr>
          <w:p w14:paraId="5F7D165F" w14:textId="77777777" w:rsidR="007D5ABA" w:rsidRPr="00F27505" w:rsidRDefault="007D5ABA">
            <w:pPr>
              <w:pStyle w:val="Compact"/>
              <w:jc w:val="center"/>
              <w:rPr>
                <w:rFonts w:cstheme="minorHAnsi"/>
                <w:sz w:val="22"/>
                <w:szCs w:val="22"/>
                <w:rPrChange w:id="794" w:author="Katie Kendall" w:date="2026-04-01T13:39:00Z" w16du:dateUtc="2026-04-01T20:39:00Z">
                  <w:rPr/>
                </w:rPrChange>
              </w:rPr>
              <w:pPrChange w:id="795" w:author="Katie Kendall" w:date="2026-04-01T13:39:00Z" w16du:dateUtc="2026-04-01T20:39:00Z">
                <w:pPr>
                  <w:pStyle w:val="Compact"/>
                </w:pPr>
              </w:pPrChange>
            </w:pPr>
            <w:r w:rsidRPr="00F27505">
              <w:rPr>
                <w:rFonts w:cstheme="minorHAnsi"/>
                <w:sz w:val="22"/>
                <w:szCs w:val="22"/>
                <w:rPrChange w:id="796" w:author="Katie Kendall" w:date="2026-04-01T13:39:00Z" w16du:dateUtc="2026-04-01T20:39:00Z">
                  <w:rPr/>
                </w:rPrChange>
              </w:rPr>
              <w:t>28.8%</w:t>
            </w:r>
          </w:p>
        </w:tc>
        <w:tc>
          <w:tcPr>
            <w:tcW w:w="578" w:type="pct"/>
            <w:tcPrChange w:id="797" w:author="Katie Kendall" w:date="2026-04-01T13:39:00Z" w16du:dateUtc="2026-04-01T20:39:00Z">
              <w:tcPr>
                <w:tcW w:w="0" w:type="auto"/>
                <w:gridSpan w:val="2"/>
              </w:tcPr>
            </w:tcPrChange>
          </w:tcPr>
          <w:p w14:paraId="5CD0110D" w14:textId="77777777" w:rsidR="007D5ABA" w:rsidRPr="00F27505" w:rsidRDefault="007D5ABA">
            <w:pPr>
              <w:pStyle w:val="Compact"/>
              <w:jc w:val="center"/>
              <w:rPr>
                <w:rFonts w:cstheme="minorHAnsi"/>
                <w:sz w:val="22"/>
                <w:szCs w:val="22"/>
                <w:rPrChange w:id="798" w:author="Katie Kendall" w:date="2026-04-01T13:39:00Z" w16du:dateUtc="2026-04-01T20:39:00Z">
                  <w:rPr/>
                </w:rPrChange>
              </w:rPr>
              <w:pPrChange w:id="799" w:author="Katie Kendall" w:date="2026-04-01T13:39:00Z" w16du:dateUtc="2026-04-01T20:39:00Z">
                <w:pPr>
                  <w:pStyle w:val="Compact"/>
                </w:pPr>
              </w:pPrChange>
            </w:pPr>
            <w:r w:rsidRPr="00F27505">
              <w:rPr>
                <w:rFonts w:cstheme="minorHAnsi"/>
                <w:sz w:val="22"/>
                <w:szCs w:val="22"/>
                <w:rPrChange w:id="800" w:author="Katie Kendall" w:date="2026-04-01T13:39:00Z" w16du:dateUtc="2026-04-01T20:39:00Z">
                  <w:rPr/>
                </w:rPrChange>
              </w:rPr>
              <w:t>1,126</w:t>
            </w:r>
          </w:p>
        </w:tc>
        <w:tc>
          <w:tcPr>
            <w:tcW w:w="0" w:type="auto"/>
            <w:tcPrChange w:id="801" w:author="Katie Kendall" w:date="2026-04-01T13:39:00Z" w16du:dateUtc="2026-04-01T20:39:00Z">
              <w:tcPr>
                <w:tcW w:w="0" w:type="auto"/>
                <w:gridSpan w:val="2"/>
              </w:tcPr>
            </w:tcPrChange>
          </w:tcPr>
          <w:p w14:paraId="352B180F" w14:textId="77777777" w:rsidR="007D5ABA" w:rsidRPr="00F27505" w:rsidRDefault="007D5ABA">
            <w:pPr>
              <w:pStyle w:val="Compact"/>
              <w:jc w:val="center"/>
              <w:rPr>
                <w:rFonts w:cstheme="minorHAnsi"/>
                <w:sz w:val="22"/>
                <w:szCs w:val="22"/>
                <w:rPrChange w:id="802" w:author="Katie Kendall" w:date="2026-04-01T13:39:00Z" w16du:dateUtc="2026-04-01T20:39:00Z">
                  <w:rPr/>
                </w:rPrChange>
              </w:rPr>
              <w:pPrChange w:id="803" w:author="Katie Kendall" w:date="2026-04-01T13:39:00Z" w16du:dateUtc="2026-04-01T20:39:00Z">
                <w:pPr>
                  <w:pStyle w:val="Compact"/>
                </w:pPr>
              </w:pPrChange>
            </w:pPr>
            <w:r w:rsidRPr="00F27505">
              <w:rPr>
                <w:rFonts w:cstheme="minorHAnsi"/>
                <w:sz w:val="22"/>
                <w:szCs w:val="22"/>
                <w:rPrChange w:id="804" w:author="Katie Kendall" w:date="2026-04-01T13:39:00Z" w16du:dateUtc="2026-04-01T20:39:00Z">
                  <w:rPr/>
                </w:rPrChange>
              </w:rPr>
              <w:t>—</w:t>
            </w:r>
          </w:p>
        </w:tc>
        <w:tc>
          <w:tcPr>
            <w:tcW w:w="0" w:type="auto"/>
            <w:tcPrChange w:id="805" w:author="Katie Kendall" w:date="2026-04-01T13:39:00Z" w16du:dateUtc="2026-04-01T20:39:00Z">
              <w:tcPr>
                <w:tcW w:w="0" w:type="auto"/>
                <w:gridSpan w:val="2"/>
              </w:tcPr>
            </w:tcPrChange>
          </w:tcPr>
          <w:p w14:paraId="5146C659" w14:textId="77777777" w:rsidR="007D5ABA" w:rsidRPr="00F27505" w:rsidRDefault="007D5ABA">
            <w:pPr>
              <w:pStyle w:val="Compact"/>
              <w:jc w:val="center"/>
              <w:rPr>
                <w:rFonts w:cstheme="minorHAnsi"/>
                <w:sz w:val="22"/>
                <w:szCs w:val="22"/>
                <w:rPrChange w:id="806" w:author="Katie Kendall" w:date="2026-04-01T13:39:00Z" w16du:dateUtc="2026-04-01T20:39:00Z">
                  <w:rPr/>
                </w:rPrChange>
              </w:rPr>
              <w:pPrChange w:id="807" w:author="Katie Kendall" w:date="2026-04-01T13:39:00Z" w16du:dateUtc="2026-04-01T20:39:00Z">
                <w:pPr>
                  <w:pStyle w:val="Compact"/>
                </w:pPr>
              </w:pPrChange>
            </w:pPr>
            <w:r w:rsidRPr="00F27505">
              <w:rPr>
                <w:rFonts w:cstheme="minorHAnsi"/>
                <w:sz w:val="22"/>
                <w:szCs w:val="22"/>
                <w:rPrChange w:id="808" w:author="Katie Kendall" w:date="2026-04-01T13:39:00Z" w16du:dateUtc="2026-04-01T20:39:00Z">
                  <w:rPr/>
                </w:rPrChange>
              </w:rPr>
              <w:t>—</w:t>
            </w:r>
          </w:p>
        </w:tc>
      </w:tr>
    </w:tbl>
    <w:p w14:paraId="23001DF1" w14:textId="77777777" w:rsidR="007D5ABA" w:rsidRDefault="007D5ABA">
      <w:pPr>
        <w:pStyle w:val="FootnoteText"/>
        <w:pPrChange w:id="809" w:author="Katie Kendall" w:date="2026-04-01T13:39:00Z" w16du:dateUtc="2026-04-01T20:39:00Z">
          <w:pPr>
            <w:pStyle w:val="BodyText"/>
          </w:pPr>
        </w:pPrChange>
      </w:pPr>
      <w:r>
        <w:t>Note: Harvest was closed 2016–2023.</w:t>
      </w:r>
    </w:p>
    <w:p w14:paraId="56896471" w14:textId="3995246D" w:rsidR="007D5ABA" w:rsidRDefault="007D5ABA" w:rsidP="009C7A5A">
      <w:pPr>
        <w:pStyle w:val="Heading2"/>
      </w:pPr>
      <w:bookmarkStart w:id="810" w:name="model-convergence"/>
      <w:r>
        <w:t>Model Convergence</w:t>
      </w:r>
    </w:p>
    <w:p w14:paraId="6FDF1E3C" w14:textId="48BA1673" w:rsidR="007D5ABA" w:rsidRDefault="007D5ABA" w:rsidP="009C7A5A">
      <w:r>
        <w:t>All six models achieved excellent convergence. The Gelman-Rubin diagnostic (</w:t>
      </w:r>
      <m:oMath>
        <m:acc>
          <m:accPr>
            <m:ctrlPr>
              <w:rPr>
                <w:rFonts w:ascii="Cambria Math" w:hAnsi="Cambria Math"/>
              </w:rPr>
            </m:ctrlPr>
          </m:accPr>
          <m:e>
            <m:r>
              <w:rPr>
                <w:rFonts w:ascii="Cambria Math" w:hAnsi="Cambria Math"/>
              </w:rPr>
              <m:t>R</m:t>
            </m:r>
          </m:e>
        </m:acc>
      </m:oMath>
      <w:r>
        <w:t>) was ≤1.01 for all parameters, and bulk effective sample sizes exceeded 3,000 for all fixed effects. Visual inspection of trace plots confirmed adequate mixing across chains</w:t>
      </w:r>
      <w:r w:rsidR="00074CCE">
        <w:t>.</w:t>
      </w:r>
    </w:p>
    <w:p w14:paraId="5D97E62C" w14:textId="225BD116" w:rsidR="007D5ABA" w:rsidRDefault="007D5ABA" w:rsidP="00474920">
      <w:pPr>
        <w:pStyle w:val="Heading2"/>
      </w:pPr>
      <w:bookmarkStart w:id="811" w:name="harvest-exposure-effect"/>
      <w:bookmarkEnd w:id="810"/>
      <w:r>
        <w:t>Harvest Exposure Effect</w:t>
      </w:r>
    </w:p>
    <w:p w14:paraId="276601EC" w14:textId="5E6A9DA1" w:rsidR="007D5ABA" w:rsidRDefault="007D5ABA" w:rsidP="009C7A5A">
      <w:r>
        <w:t xml:space="preserve">The harvest-exposure effect was the dominant predictor of downstream return probability, with highly consistent results across all six models </w:t>
      </w:r>
      <w:r w:rsidRPr="00871383">
        <w:rPr>
          <w:highlight w:val="yellow"/>
          <w:rPrChange w:id="812" w:author="Katie Kendall" w:date="2026-04-01T13:39:00Z" w16du:dateUtc="2026-04-01T20:39:00Z">
            <w:rPr/>
          </w:rPrChange>
        </w:rPr>
        <w:t xml:space="preserve">(Table </w:t>
      </w:r>
      <w:r w:rsidR="00074CCE">
        <w:rPr>
          <w:highlight w:val="yellow"/>
        </w:rPr>
        <w:t>4</w:t>
      </w:r>
      <w:r w:rsidRPr="00871383">
        <w:rPr>
          <w:highlight w:val="yellow"/>
          <w:rPrChange w:id="813" w:author="Katie Kendall" w:date="2026-04-01T13:39:00Z" w16du:dateUtc="2026-04-01T20:39:00Z">
            <w:rPr/>
          </w:rPrChange>
        </w:rPr>
        <w:t>).</w:t>
      </w:r>
      <w:r>
        <w:t xml:space="preserve"> Harvest-exposed fish had substantially lower odds of returning downstream:</w:t>
      </w:r>
    </w:p>
    <w:p w14:paraId="0F648FB5" w14:textId="77777777" w:rsidR="007D5ABA" w:rsidRDefault="007D5ABA" w:rsidP="00223EE1">
      <w:pPr>
        <w:pStyle w:val="Compact"/>
        <w:numPr>
          <w:ilvl w:val="0"/>
          <w:numId w:val="17"/>
        </w:numPr>
      </w:pPr>
      <w:r>
        <w:rPr>
          <w:b/>
          <w:bCs/>
        </w:rPr>
        <w:t>Fall TotalSpill Model</w:t>
      </w:r>
      <w:r>
        <w:t>: β_harvest = −2.29 (95% HDI: −2.71, −1.88), P(β &lt; 0) = 1.000, Odds Ratio = 0.10</w:t>
      </w:r>
    </w:p>
    <w:p w14:paraId="1FE9C57C" w14:textId="77777777" w:rsidR="007D5ABA" w:rsidRDefault="007D5ABA" w:rsidP="00223EE1">
      <w:pPr>
        <w:pStyle w:val="Compact"/>
        <w:numPr>
          <w:ilvl w:val="0"/>
          <w:numId w:val="17"/>
        </w:numPr>
      </w:pPr>
      <w:r>
        <w:rPr>
          <w:b/>
          <w:bCs/>
        </w:rPr>
        <w:t>Spring TotalSpill Model</w:t>
      </w:r>
      <w:r>
        <w:t>: β_harvest = −2.28 (95% HDI: −2.72, −1.87), P(β &lt; 0) = 1.000, Odds Ratio = 0.10</w:t>
      </w:r>
    </w:p>
    <w:p w14:paraId="525DE737" w14:textId="77777777" w:rsidR="009C7A5A" w:rsidRDefault="009C7A5A" w:rsidP="009C7A5A">
      <w:pPr>
        <w:pStyle w:val="Compact"/>
        <w:ind w:left="960"/>
      </w:pPr>
    </w:p>
    <w:p w14:paraId="6649D866" w14:textId="66E3DFBB" w:rsidR="007D5ABA" w:rsidRDefault="007D5ABA" w:rsidP="009C7A5A">
      <w:pPr>
        <w:rPr>
          <w:ins w:id="814" w:author="Katie Kendall" w:date="2026-03-20T08:25:00Z" w16du:dateUtc="2026-03-20T15:25:00Z"/>
        </w:rPr>
      </w:pPr>
      <w:r>
        <w:t>The harvest-exposure coefficient was negative and excluded zero in all models, with posterior probability of a negative effect equal to 1.000. The odds ratio of approximately 0.10 indicates that harvest-exposed fish had about 90% lower odds of returning downstream compared to fish without harvest exposure.</w:t>
      </w:r>
      <w:ins w:id="815" w:author="Katie Kendall" w:date="2026-03-20T08:25:00Z" w16du:dateUtc="2026-03-20T15:25:00Z">
        <w:r w:rsidR="00871383">
          <w:br w:type="page"/>
        </w:r>
      </w:ins>
    </w:p>
    <w:p w14:paraId="4F0AFF78" w14:textId="7EB712BA" w:rsidR="007D5ABA" w:rsidDel="00871383" w:rsidRDefault="007D5ABA" w:rsidP="009C7A5A">
      <w:pPr>
        <w:rPr>
          <w:del w:id="816" w:author="Katie Kendall" w:date="2026-03-20T08:25:00Z" w16du:dateUtc="2026-03-20T15:25:00Z"/>
        </w:rPr>
      </w:pPr>
    </w:p>
    <w:p w14:paraId="39FF9D4B" w14:textId="3D3B05AF" w:rsidR="007D5ABA" w:rsidRDefault="00871383" w:rsidP="005C0DAF">
      <w:pPr>
        <w:pStyle w:val="Caption"/>
      </w:pPr>
      <w:r>
        <w:t xml:space="preserve">Table </w:t>
      </w:r>
      <w:fldSimple w:instr=" SEQ Table \* ARABIC ">
        <w:r>
          <w:rPr>
            <w:noProof/>
          </w:rPr>
          <w:t>4</w:t>
        </w:r>
      </w:fldSimple>
      <w:r>
        <w:t xml:space="preserve">. </w:t>
      </w:r>
      <w:r w:rsidRPr="00C94382">
        <w:t>Posterior summaries for all hierarchical models</w:t>
      </w:r>
    </w:p>
    <w:tbl>
      <w:tblPr>
        <w:tblStyle w:val="Table"/>
        <w:tblW w:w="0" w:type="auto"/>
        <w:tblInd w:w="0" w:type="dxa"/>
        <w:tblLook w:val="0020" w:firstRow="1" w:lastRow="0" w:firstColumn="0" w:lastColumn="0" w:noHBand="0" w:noVBand="0"/>
      </w:tblPr>
      <w:tblGrid>
        <w:gridCol w:w="928"/>
        <w:gridCol w:w="1143"/>
        <w:gridCol w:w="995"/>
        <w:gridCol w:w="1072"/>
        <w:gridCol w:w="1021"/>
        <w:gridCol w:w="1283"/>
        <w:gridCol w:w="1094"/>
        <w:gridCol w:w="984"/>
        <w:gridCol w:w="840"/>
      </w:tblGrid>
      <w:tr w:rsidR="007639AF" w:rsidRPr="00DE0973" w14:paraId="26EE4C1B" w14:textId="77777777" w:rsidTr="005C0DAF">
        <w:trPr>
          <w:cnfStyle w:val="100000000000" w:firstRow="1" w:lastRow="0" w:firstColumn="0" w:lastColumn="0" w:oddVBand="0" w:evenVBand="0" w:oddHBand="0" w:evenHBand="0" w:firstRowFirstColumn="0" w:firstRowLastColumn="0" w:lastRowFirstColumn="0" w:lastRowLastColumn="0"/>
          <w:tblHeader/>
        </w:trPr>
        <w:tc>
          <w:tcPr>
            <w:tcW w:w="0" w:type="auto"/>
          </w:tcPr>
          <w:p w14:paraId="1E4210BA" w14:textId="77777777" w:rsidR="007D5ABA" w:rsidRPr="005C0DAF" w:rsidRDefault="007D5ABA" w:rsidP="00EF3A21">
            <w:pPr>
              <w:pStyle w:val="Compact"/>
              <w:rPr>
                <w:rFonts w:cstheme="minorHAnsi"/>
                <w:sz w:val="20"/>
                <w:szCs w:val="20"/>
              </w:rPr>
            </w:pPr>
            <w:r w:rsidRPr="005C0DAF">
              <w:rPr>
                <w:rFonts w:cstheme="minorHAnsi"/>
                <w:sz w:val="20"/>
                <w:szCs w:val="20"/>
              </w:rPr>
              <w:t>Window</w:t>
            </w:r>
          </w:p>
        </w:tc>
        <w:tc>
          <w:tcPr>
            <w:tcW w:w="0" w:type="auto"/>
          </w:tcPr>
          <w:p w14:paraId="6788782C" w14:textId="77777777" w:rsidR="007D5ABA" w:rsidRPr="005C0DAF" w:rsidRDefault="007D5ABA" w:rsidP="00EF3A21">
            <w:pPr>
              <w:pStyle w:val="Compact"/>
              <w:rPr>
                <w:rFonts w:cstheme="minorHAnsi"/>
                <w:sz w:val="20"/>
                <w:szCs w:val="20"/>
              </w:rPr>
            </w:pPr>
            <w:r w:rsidRPr="005C0DAF">
              <w:rPr>
                <w:rFonts w:cstheme="minorHAnsi"/>
                <w:sz w:val="20"/>
                <w:szCs w:val="20"/>
              </w:rPr>
              <w:t>Spill Metric</w:t>
            </w:r>
          </w:p>
        </w:tc>
        <w:tc>
          <w:tcPr>
            <w:tcW w:w="0" w:type="auto"/>
          </w:tcPr>
          <w:p w14:paraId="7977308F" w14:textId="77777777" w:rsidR="007D5ABA" w:rsidRPr="005C0DAF" w:rsidRDefault="007D5ABA" w:rsidP="00EF3A21">
            <w:pPr>
              <w:pStyle w:val="Compact"/>
              <w:rPr>
                <w:rFonts w:cstheme="minorHAnsi"/>
                <w:sz w:val="20"/>
                <w:szCs w:val="20"/>
              </w:rPr>
            </w:pPr>
            <w:r w:rsidRPr="005C0DAF">
              <w:rPr>
                <w:rFonts w:cstheme="minorHAnsi"/>
                <w:sz w:val="20"/>
                <w:szCs w:val="20"/>
              </w:rPr>
              <w:t>β_Spill (Mean)</w:t>
            </w:r>
          </w:p>
        </w:tc>
        <w:tc>
          <w:tcPr>
            <w:tcW w:w="1072" w:type="dxa"/>
          </w:tcPr>
          <w:p w14:paraId="6C8ED276" w14:textId="77777777" w:rsidR="007D5ABA" w:rsidRPr="005C0DAF" w:rsidRDefault="007D5ABA" w:rsidP="00EF3A21">
            <w:pPr>
              <w:pStyle w:val="Compact"/>
              <w:rPr>
                <w:rFonts w:cstheme="minorHAnsi"/>
                <w:sz w:val="20"/>
                <w:szCs w:val="20"/>
              </w:rPr>
            </w:pPr>
            <w:r w:rsidRPr="005C0DAF">
              <w:rPr>
                <w:rFonts w:cstheme="minorHAnsi"/>
                <w:sz w:val="20"/>
                <w:szCs w:val="20"/>
              </w:rPr>
              <w:t>Spill 95% HDI</w:t>
            </w:r>
          </w:p>
        </w:tc>
        <w:tc>
          <w:tcPr>
            <w:tcW w:w="1012" w:type="dxa"/>
          </w:tcPr>
          <w:p w14:paraId="3E2CE417" w14:textId="77777777" w:rsidR="007D5ABA" w:rsidRPr="005C0DAF" w:rsidRDefault="007D5ABA" w:rsidP="00EF3A21">
            <w:pPr>
              <w:pStyle w:val="Compact"/>
              <w:rPr>
                <w:rFonts w:cstheme="minorHAnsi"/>
                <w:sz w:val="20"/>
                <w:szCs w:val="20"/>
              </w:rPr>
            </w:pPr>
            <w:r w:rsidRPr="005C0DAF">
              <w:rPr>
                <w:rFonts w:cstheme="minorHAnsi"/>
                <w:sz w:val="20"/>
                <w:szCs w:val="20"/>
              </w:rPr>
              <w:t>P(β_Spill &gt; 0)</w:t>
            </w:r>
          </w:p>
        </w:tc>
        <w:tc>
          <w:tcPr>
            <w:tcW w:w="0" w:type="auto"/>
          </w:tcPr>
          <w:p w14:paraId="5B371D7F" w14:textId="77777777" w:rsidR="007D5ABA" w:rsidRPr="005C0DAF" w:rsidRDefault="007D5ABA" w:rsidP="00EF3A21">
            <w:pPr>
              <w:pStyle w:val="Compact"/>
              <w:rPr>
                <w:rFonts w:cstheme="minorHAnsi"/>
                <w:sz w:val="20"/>
                <w:szCs w:val="20"/>
              </w:rPr>
            </w:pPr>
            <w:r w:rsidRPr="005C0DAF">
              <w:rPr>
                <w:rFonts w:cstheme="minorHAnsi"/>
                <w:sz w:val="20"/>
                <w:szCs w:val="20"/>
              </w:rPr>
              <w:t>β_Harvest (Mean)</w:t>
            </w:r>
          </w:p>
        </w:tc>
        <w:tc>
          <w:tcPr>
            <w:tcW w:w="0" w:type="auto"/>
          </w:tcPr>
          <w:p w14:paraId="6C73747D" w14:textId="77777777" w:rsidR="007D5ABA" w:rsidRPr="005C0DAF" w:rsidRDefault="007D5ABA" w:rsidP="00EF3A21">
            <w:pPr>
              <w:pStyle w:val="Compact"/>
              <w:rPr>
                <w:rFonts w:cstheme="minorHAnsi"/>
                <w:sz w:val="20"/>
                <w:szCs w:val="20"/>
              </w:rPr>
            </w:pPr>
            <w:r w:rsidRPr="005C0DAF">
              <w:rPr>
                <w:rFonts w:cstheme="minorHAnsi"/>
                <w:sz w:val="20"/>
                <w:szCs w:val="20"/>
              </w:rPr>
              <w:t>Harvest 95% HDI</w:t>
            </w:r>
          </w:p>
        </w:tc>
        <w:tc>
          <w:tcPr>
            <w:tcW w:w="0" w:type="auto"/>
          </w:tcPr>
          <w:p w14:paraId="2448DA12" w14:textId="77777777" w:rsidR="007D5ABA" w:rsidRPr="005C0DAF" w:rsidRDefault="007D5ABA" w:rsidP="00EF3A21">
            <w:pPr>
              <w:pStyle w:val="Compact"/>
              <w:rPr>
                <w:rFonts w:cstheme="minorHAnsi"/>
                <w:sz w:val="20"/>
                <w:szCs w:val="20"/>
              </w:rPr>
            </w:pPr>
            <w:r w:rsidRPr="005C0DAF">
              <w:rPr>
                <w:rFonts w:cstheme="minorHAnsi"/>
                <w:sz w:val="20"/>
                <w:szCs w:val="20"/>
              </w:rPr>
              <w:t>Harvest OR</w:t>
            </w:r>
          </w:p>
        </w:tc>
        <w:tc>
          <w:tcPr>
            <w:tcW w:w="0" w:type="auto"/>
          </w:tcPr>
          <w:p w14:paraId="19E2A55B" w14:textId="77777777" w:rsidR="007D5ABA" w:rsidRPr="005C0DAF" w:rsidRDefault="007D5ABA" w:rsidP="00EF3A21">
            <w:pPr>
              <w:pStyle w:val="Compact"/>
              <w:rPr>
                <w:rFonts w:cstheme="minorHAnsi"/>
                <w:sz w:val="20"/>
                <w:szCs w:val="20"/>
              </w:rPr>
            </w:pPr>
            <w:r w:rsidRPr="005C0DAF">
              <w:rPr>
                <w:rFonts w:cstheme="minorHAnsi"/>
                <w:sz w:val="20"/>
                <w:szCs w:val="20"/>
              </w:rPr>
              <w:t>σ_year</w:t>
            </w:r>
          </w:p>
        </w:tc>
      </w:tr>
      <w:tr w:rsidR="007639AF" w:rsidRPr="00DE0973" w14:paraId="41D9E267" w14:textId="77777777" w:rsidTr="005C0DAF">
        <w:tc>
          <w:tcPr>
            <w:tcW w:w="0" w:type="auto"/>
          </w:tcPr>
          <w:p w14:paraId="1EEA7C8E" w14:textId="77777777" w:rsidR="007D5ABA" w:rsidRPr="005C0DAF" w:rsidRDefault="007D5ABA" w:rsidP="00EF3A21">
            <w:pPr>
              <w:pStyle w:val="Compact"/>
              <w:rPr>
                <w:rFonts w:cstheme="minorHAnsi"/>
                <w:sz w:val="20"/>
                <w:szCs w:val="20"/>
              </w:rPr>
            </w:pPr>
            <w:r w:rsidRPr="005C0DAF">
              <w:rPr>
                <w:rFonts w:cstheme="minorHAnsi"/>
                <w:sz w:val="20"/>
                <w:szCs w:val="20"/>
              </w:rPr>
              <w:t>Fall</w:t>
            </w:r>
          </w:p>
        </w:tc>
        <w:tc>
          <w:tcPr>
            <w:tcW w:w="0" w:type="auto"/>
          </w:tcPr>
          <w:p w14:paraId="24B917C6" w14:textId="77777777" w:rsidR="007D5ABA" w:rsidRPr="005C0DAF" w:rsidRDefault="007D5ABA" w:rsidP="00EF3A21">
            <w:pPr>
              <w:pStyle w:val="Compact"/>
              <w:rPr>
                <w:rFonts w:cstheme="minorHAnsi"/>
                <w:sz w:val="20"/>
                <w:szCs w:val="20"/>
              </w:rPr>
            </w:pPr>
            <w:r w:rsidRPr="005C0DAF">
              <w:rPr>
                <w:rFonts w:cstheme="minorHAnsi"/>
                <w:sz w:val="20"/>
                <w:szCs w:val="20"/>
              </w:rPr>
              <w:t>SpillHours</w:t>
            </w:r>
          </w:p>
        </w:tc>
        <w:tc>
          <w:tcPr>
            <w:tcW w:w="0" w:type="auto"/>
          </w:tcPr>
          <w:p w14:paraId="6BD1C5A4" w14:textId="77777777" w:rsidR="007D5ABA" w:rsidRPr="005C0DAF" w:rsidRDefault="007D5ABA" w:rsidP="00EF3A21">
            <w:pPr>
              <w:pStyle w:val="Compact"/>
              <w:rPr>
                <w:rFonts w:cstheme="minorHAnsi"/>
                <w:sz w:val="20"/>
                <w:szCs w:val="20"/>
              </w:rPr>
            </w:pPr>
            <w:r w:rsidRPr="005C0DAF">
              <w:rPr>
                <w:rFonts w:cstheme="minorHAnsi"/>
                <w:sz w:val="20"/>
                <w:szCs w:val="20"/>
              </w:rPr>
              <w:t>−0.30</w:t>
            </w:r>
          </w:p>
        </w:tc>
        <w:tc>
          <w:tcPr>
            <w:tcW w:w="1072" w:type="dxa"/>
          </w:tcPr>
          <w:p w14:paraId="6998260D" w14:textId="77777777" w:rsidR="007D5ABA" w:rsidRPr="005C0DAF" w:rsidRDefault="007D5ABA" w:rsidP="00EF3A21">
            <w:pPr>
              <w:pStyle w:val="Compact"/>
              <w:rPr>
                <w:rFonts w:cstheme="minorHAnsi"/>
                <w:sz w:val="20"/>
                <w:szCs w:val="20"/>
              </w:rPr>
            </w:pPr>
            <w:r w:rsidRPr="005C0DAF">
              <w:rPr>
                <w:rFonts w:cstheme="minorHAnsi"/>
                <w:sz w:val="20"/>
                <w:szCs w:val="20"/>
              </w:rPr>
              <w:t>[−0.54, −0.07]</w:t>
            </w:r>
          </w:p>
        </w:tc>
        <w:tc>
          <w:tcPr>
            <w:tcW w:w="1012" w:type="dxa"/>
          </w:tcPr>
          <w:p w14:paraId="0CF8BC22" w14:textId="77777777" w:rsidR="007D5ABA" w:rsidRPr="005C0DAF" w:rsidRDefault="007D5ABA" w:rsidP="00EF3A21">
            <w:pPr>
              <w:pStyle w:val="Compact"/>
              <w:rPr>
                <w:rFonts w:cstheme="minorHAnsi"/>
                <w:sz w:val="20"/>
                <w:szCs w:val="20"/>
              </w:rPr>
            </w:pPr>
            <w:r w:rsidRPr="005C0DAF">
              <w:rPr>
                <w:rFonts w:cstheme="minorHAnsi"/>
                <w:sz w:val="20"/>
                <w:szCs w:val="20"/>
              </w:rPr>
              <w:t>0.005</w:t>
            </w:r>
          </w:p>
        </w:tc>
        <w:tc>
          <w:tcPr>
            <w:tcW w:w="0" w:type="auto"/>
          </w:tcPr>
          <w:p w14:paraId="3D561E0C" w14:textId="77777777" w:rsidR="007D5ABA" w:rsidRPr="005C0DAF" w:rsidRDefault="007D5ABA" w:rsidP="00EF3A21">
            <w:pPr>
              <w:pStyle w:val="Compact"/>
              <w:rPr>
                <w:rFonts w:cstheme="minorHAnsi"/>
                <w:sz w:val="20"/>
                <w:szCs w:val="20"/>
              </w:rPr>
            </w:pPr>
            <w:r w:rsidRPr="005C0DAF">
              <w:rPr>
                <w:rFonts w:cstheme="minorHAnsi"/>
                <w:sz w:val="20"/>
                <w:szCs w:val="20"/>
              </w:rPr>
              <w:t>−2.18</w:t>
            </w:r>
          </w:p>
        </w:tc>
        <w:tc>
          <w:tcPr>
            <w:tcW w:w="0" w:type="auto"/>
          </w:tcPr>
          <w:p w14:paraId="2BCB86F4" w14:textId="77777777" w:rsidR="007D5ABA" w:rsidRPr="005C0DAF" w:rsidRDefault="007D5ABA" w:rsidP="00EF3A21">
            <w:pPr>
              <w:pStyle w:val="Compact"/>
              <w:rPr>
                <w:rFonts w:cstheme="minorHAnsi"/>
                <w:sz w:val="20"/>
                <w:szCs w:val="20"/>
              </w:rPr>
            </w:pPr>
            <w:r w:rsidRPr="005C0DAF">
              <w:rPr>
                <w:rFonts w:cstheme="minorHAnsi"/>
                <w:sz w:val="20"/>
                <w:szCs w:val="20"/>
              </w:rPr>
              <w:t>[−2.58, −1.77]</w:t>
            </w:r>
          </w:p>
        </w:tc>
        <w:tc>
          <w:tcPr>
            <w:tcW w:w="0" w:type="auto"/>
          </w:tcPr>
          <w:p w14:paraId="3A051B41" w14:textId="77777777" w:rsidR="007D5ABA" w:rsidRPr="005C0DAF" w:rsidRDefault="007D5ABA" w:rsidP="00EF3A21">
            <w:pPr>
              <w:pStyle w:val="Compact"/>
              <w:rPr>
                <w:rFonts w:cstheme="minorHAnsi"/>
                <w:sz w:val="20"/>
                <w:szCs w:val="20"/>
              </w:rPr>
            </w:pPr>
            <w:r w:rsidRPr="005C0DAF">
              <w:rPr>
                <w:rFonts w:cstheme="minorHAnsi"/>
                <w:sz w:val="20"/>
                <w:szCs w:val="20"/>
              </w:rPr>
              <w:t>0.11</w:t>
            </w:r>
          </w:p>
        </w:tc>
        <w:tc>
          <w:tcPr>
            <w:tcW w:w="0" w:type="auto"/>
          </w:tcPr>
          <w:p w14:paraId="70F35391" w14:textId="77777777" w:rsidR="007D5ABA" w:rsidRPr="005C0DAF" w:rsidRDefault="007D5ABA" w:rsidP="00EF3A21">
            <w:pPr>
              <w:pStyle w:val="Compact"/>
              <w:rPr>
                <w:rFonts w:cstheme="minorHAnsi"/>
                <w:sz w:val="20"/>
                <w:szCs w:val="20"/>
              </w:rPr>
            </w:pPr>
            <w:r w:rsidRPr="005C0DAF">
              <w:rPr>
                <w:rFonts w:cstheme="minorHAnsi"/>
                <w:sz w:val="20"/>
                <w:szCs w:val="20"/>
              </w:rPr>
              <w:t>0.49</w:t>
            </w:r>
          </w:p>
        </w:tc>
      </w:tr>
      <w:tr w:rsidR="007639AF" w:rsidRPr="00DE0973" w14:paraId="7F208B1D" w14:textId="77777777" w:rsidTr="005C0DAF">
        <w:tc>
          <w:tcPr>
            <w:tcW w:w="0" w:type="auto"/>
          </w:tcPr>
          <w:p w14:paraId="5ECF65A7" w14:textId="77777777" w:rsidR="007D5ABA" w:rsidRPr="005C0DAF" w:rsidRDefault="007D5ABA" w:rsidP="00EF3A21">
            <w:pPr>
              <w:pStyle w:val="Compact"/>
              <w:rPr>
                <w:rFonts w:cstheme="minorHAnsi"/>
                <w:sz w:val="20"/>
                <w:szCs w:val="20"/>
              </w:rPr>
            </w:pPr>
            <w:r w:rsidRPr="005C0DAF">
              <w:rPr>
                <w:rFonts w:cstheme="minorHAnsi"/>
                <w:sz w:val="20"/>
                <w:szCs w:val="20"/>
              </w:rPr>
              <w:t>Fall</w:t>
            </w:r>
          </w:p>
        </w:tc>
        <w:tc>
          <w:tcPr>
            <w:tcW w:w="0" w:type="auto"/>
          </w:tcPr>
          <w:p w14:paraId="557BA882" w14:textId="77777777" w:rsidR="007D5ABA" w:rsidRPr="005C0DAF" w:rsidRDefault="007D5ABA" w:rsidP="00EF3A21">
            <w:pPr>
              <w:pStyle w:val="Compact"/>
              <w:rPr>
                <w:rFonts w:cstheme="minorHAnsi"/>
                <w:sz w:val="20"/>
                <w:szCs w:val="20"/>
              </w:rPr>
            </w:pPr>
            <w:r w:rsidRPr="005C0DAF">
              <w:rPr>
                <w:rFonts w:cstheme="minorHAnsi"/>
                <w:sz w:val="20"/>
                <w:szCs w:val="20"/>
              </w:rPr>
              <w:t>SpillDays</w:t>
            </w:r>
          </w:p>
        </w:tc>
        <w:tc>
          <w:tcPr>
            <w:tcW w:w="0" w:type="auto"/>
          </w:tcPr>
          <w:p w14:paraId="03FC7233" w14:textId="77777777" w:rsidR="007D5ABA" w:rsidRPr="005C0DAF" w:rsidRDefault="007D5ABA" w:rsidP="00EF3A21">
            <w:pPr>
              <w:pStyle w:val="Compact"/>
              <w:rPr>
                <w:rFonts w:cstheme="minorHAnsi"/>
                <w:sz w:val="20"/>
                <w:szCs w:val="20"/>
              </w:rPr>
            </w:pPr>
            <w:r w:rsidRPr="005C0DAF">
              <w:rPr>
                <w:rFonts w:cstheme="minorHAnsi"/>
                <w:sz w:val="20"/>
                <w:szCs w:val="20"/>
              </w:rPr>
              <w:t>−0.16</w:t>
            </w:r>
          </w:p>
        </w:tc>
        <w:tc>
          <w:tcPr>
            <w:tcW w:w="1072" w:type="dxa"/>
          </w:tcPr>
          <w:p w14:paraId="06B5C262" w14:textId="77777777" w:rsidR="007D5ABA" w:rsidRPr="005C0DAF" w:rsidRDefault="007D5ABA" w:rsidP="00EF3A21">
            <w:pPr>
              <w:pStyle w:val="Compact"/>
              <w:rPr>
                <w:rFonts w:cstheme="minorHAnsi"/>
                <w:sz w:val="20"/>
                <w:szCs w:val="20"/>
              </w:rPr>
            </w:pPr>
            <w:r w:rsidRPr="005C0DAF">
              <w:rPr>
                <w:rFonts w:cstheme="minorHAnsi"/>
                <w:sz w:val="20"/>
                <w:szCs w:val="20"/>
              </w:rPr>
              <w:t>[−0.41, 0.09]</w:t>
            </w:r>
          </w:p>
        </w:tc>
        <w:tc>
          <w:tcPr>
            <w:tcW w:w="1012" w:type="dxa"/>
          </w:tcPr>
          <w:p w14:paraId="05EED164" w14:textId="77777777" w:rsidR="007D5ABA" w:rsidRPr="005C0DAF" w:rsidRDefault="007D5ABA" w:rsidP="00EF3A21">
            <w:pPr>
              <w:pStyle w:val="Compact"/>
              <w:rPr>
                <w:rFonts w:cstheme="minorHAnsi"/>
                <w:sz w:val="20"/>
                <w:szCs w:val="20"/>
              </w:rPr>
            </w:pPr>
            <w:r w:rsidRPr="005C0DAF">
              <w:rPr>
                <w:rFonts w:cstheme="minorHAnsi"/>
                <w:sz w:val="20"/>
                <w:szCs w:val="20"/>
              </w:rPr>
              <w:t>0.093</w:t>
            </w:r>
          </w:p>
        </w:tc>
        <w:tc>
          <w:tcPr>
            <w:tcW w:w="0" w:type="auto"/>
          </w:tcPr>
          <w:p w14:paraId="35E3AE1D" w14:textId="77777777" w:rsidR="007D5ABA" w:rsidRPr="005C0DAF" w:rsidRDefault="007D5ABA" w:rsidP="00EF3A21">
            <w:pPr>
              <w:pStyle w:val="Compact"/>
              <w:rPr>
                <w:rFonts w:cstheme="minorHAnsi"/>
                <w:sz w:val="20"/>
                <w:szCs w:val="20"/>
              </w:rPr>
            </w:pPr>
            <w:r w:rsidRPr="005C0DAF">
              <w:rPr>
                <w:rFonts w:cstheme="minorHAnsi"/>
                <w:sz w:val="20"/>
                <w:szCs w:val="20"/>
              </w:rPr>
              <w:t>−2.33</w:t>
            </w:r>
          </w:p>
        </w:tc>
        <w:tc>
          <w:tcPr>
            <w:tcW w:w="0" w:type="auto"/>
          </w:tcPr>
          <w:p w14:paraId="7A9B5EA1" w14:textId="77777777" w:rsidR="007D5ABA" w:rsidRPr="005C0DAF" w:rsidRDefault="007D5ABA" w:rsidP="00EF3A21">
            <w:pPr>
              <w:pStyle w:val="Compact"/>
              <w:rPr>
                <w:rFonts w:cstheme="minorHAnsi"/>
                <w:sz w:val="20"/>
                <w:szCs w:val="20"/>
              </w:rPr>
            </w:pPr>
            <w:r w:rsidRPr="005C0DAF">
              <w:rPr>
                <w:rFonts w:cstheme="minorHAnsi"/>
                <w:sz w:val="20"/>
                <w:szCs w:val="20"/>
              </w:rPr>
              <w:t>[−2.74, −1.91]</w:t>
            </w:r>
          </w:p>
        </w:tc>
        <w:tc>
          <w:tcPr>
            <w:tcW w:w="0" w:type="auto"/>
          </w:tcPr>
          <w:p w14:paraId="358A4D5C" w14:textId="77777777" w:rsidR="007D5ABA" w:rsidRPr="005C0DAF" w:rsidRDefault="007D5ABA" w:rsidP="00EF3A21">
            <w:pPr>
              <w:pStyle w:val="Compact"/>
              <w:rPr>
                <w:rFonts w:cstheme="minorHAnsi"/>
                <w:sz w:val="20"/>
                <w:szCs w:val="20"/>
              </w:rPr>
            </w:pPr>
            <w:r w:rsidRPr="005C0DAF">
              <w:rPr>
                <w:rFonts w:cstheme="minorHAnsi"/>
                <w:sz w:val="20"/>
                <w:szCs w:val="20"/>
              </w:rPr>
              <w:t>0.10</w:t>
            </w:r>
          </w:p>
        </w:tc>
        <w:tc>
          <w:tcPr>
            <w:tcW w:w="0" w:type="auto"/>
          </w:tcPr>
          <w:p w14:paraId="15C69A77" w14:textId="77777777" w:rsidR="007D5ABA" w:rsidRPr="005C0DAF" w:rsidRDefault="007D5ABA" w:rsidP="00EF3A21">
            <w:pPr>
              <w:pStyle w:val="Compact"/>
              <w:rPr>
                <w:rFonts w:cstheme="minorHAnsi"/>
                <w:sz w:val="20"/>
                <w:szCs w:val="20"/>
              </w:rPr>
            </w:pPr>
            <w:r w:rsidRPr="005C0DAF">
              <w:rPr>
                <w:rFonts w:cstheme="minorHAnsi"/>
                <w:sz w:val="20"/>
                <w:szCs w:val="20"/>
              </w:rPr>
              <w:t>0.55</w:t>
            </w:r>
          </w:p>
        </w:tc>
      </w:tr>
      <w:tr w:rsidR="007639AF" w:rsidRPr="00DE0973" w14:paraId="35317838" w14:textId="77777777" w:rsidTr="005C0DAF">
        <w:tc>
          <w:tcPr>
            <w:tcW w:w="0" w:type="auto"/>
          </w:tcPr>
          <w:p w14:paraId="1E85C71B" w14:textId="77777777" w:rsidR="007D5ABA" w:rsidRPr="005C0DAF" w:rsidRDefault="007D5ABA" w:rsidP="00EF3A21">
            <w:pPr>
              <w:pStyle w:val="Compact"/>
              <w:rPr>
                <w:rFonts w:cstheme="minorHAnsi"/>
                <w:sz w:val="20"/>
                <w:szCs w:val="20"/>
              </w:rPr>
            </w:pPr>
            <w:r w:rsidRPr="005C0DAF">
              <w:rPr>
                <w:rFonts w:cstheme="minorHAnsi"/>
                <w:sz w:val="20"/>
                <w:szCs w:val="20"/>
              </w:rPr>
              <w:t>Fall</w:t>
            </w:r>
          </w:p>
        </w:tc>
        <w:tc>
          <w:tcPr>
            <w:tcW w:w="0" w:type="auto"/>
          </w:tcPr>
          <w:p w14:paraId="0D341C1F" w14:textId="77777777" w:rsidR="007D5ABA" w:rsidRPr="005C0DAF" w:rsidRDefault="007D5ABA" w:rsidP="00EF3A21">
            <w:pPr>
              <w:pStyle w:val="Compact"/>
              <w:rPr>
                <w:rFonts w:cstheme="minorHAnsi"/>
                <w:sz w:val="20"/>
                <w:szCs w:val="20"/>
              </w:rPr>
            </w:pPr>
            <w:r w:rsidRPr="005C0DAF">
              <w:rPr>
                <w:rFonts w:cstheme="minorHAnsi"/>
                <w:sz w:val="20"/>
                <w:szCs w:val="20"/>
              </w:rPr>
              <w:t>TotalSpill</w:t>
            </w:r>
          </w:p>
        </w:tc>
        <w:tc>
          <w:tcPr>
            <w:tcW w:w="0" w:type="auto"/>
          </w:tcPr>
          <w:p w14:paraId="2327856A" w14:textId="77777777" w:rsidR="007D5ABA" w:rsidRPr="005C0DAF" w:rsidRDefault="007D5ABA" w:rsidP="00EF3A21">
            <w:pPr>
              <w:pStyle w:val="Compact"/>
              <w:rPr>
                <w:rFonts w:cstheme="minorHAnsi"/>
                <w:sz w:val="20"/>
                <w:szCs w:val="20"/>
              </w:rPr>
            </w:pPr>
            <w:r w:rsidRPr="005C0DAF">
              <w:rPr>
                <w:rFonts w:cstheme="minorHAnsi"/>
                <w:sz w:val="20"/>
                <w:szCs w:val="20"/>
              </w:rPr>
              <w:t>−0.03</w:t>
            </w:r>
          </w:p>
        </w:tc>
        <w:tc>
          <w:tcPr>
            <w:tcW w:w="1072" w:type="dxa"/>
          </w:tcPr>
          <w:p w14:paraId="3E35F72B" w14:textId="77777777" w:rsidR="007D5ABA" w:rsidRPr="005C0DAF" w:rsidRDefault="007D5ABA" w:rsidP="00EF3A21">
            <w:pPr>
              <w:pStyle w:val="Compact"/>
              <w:rPr>
                <w:rFonts w:cstheme="minorHAnsi"/>
                <w:sz w:val="20"/>
                <w:szCs w:val="20"/>
              </w:rPr>
            </w:pPr>
            <w:r w:rsidRPr="005C0DAF">
              <w:rPr>
                <w:rFonts w:cstheme="minorHAnsi"/>
                <w:sz w:val="20"/>
                <w:szCs w:val="20"/>
              </w:rPr>
              <w:t>[−0.39, 0.33]</w:t>
            </w:r>
          </w:p>
        </w:tc>
        <w:tc>
          <w:tcPr>
            <w:tcW w:w="1012" w:type="dxa"/>
          </w:tcPr>
          <w:p w14:paraId="37580749" w14:textId="77777777" w:rsidR="007D5ABA" w:rsidRPr="005C0DAF" w:rsidRDefault="007D5ABA" w:rsidP="00EF3A21">
            <w:pPr>
              <w:pStyle w:val="Compact"/>
              <w:rPr>
                <w:rFonts w:cstheme="minorHAnsi"/>
                <w:sz w:val="20"/>
                <w:szCs w:val="20"/>
              </w:rPr>
            </w:pPr>
            <w:r w:rsidRPr="005C0DAF">
              <w:rPr>
                <w:rFonts w:cstheme="minorHAnsi"/>
                <w:sz w:val="20"/>
                <w:szCs w:val="20"/>
              </w:rPr>
              <w:t>0.446</w:t>
            </w:r>
          </w:p>
        </w:tc>
        <w:tc>
          <w:tcPr>
            <w:tcW w:w="0" w:type="auto"/>
          </w:tcPr>
          <w:p w14:paraId="471C4D1E" w14:textId="77777777" w:rsidR="007D5ABA" w:rsidRPr="005C0DAF" w:rsidRDefault="007D5ABA" w:rsidP="00EF3A21">
            <w:pPr>
              <w:pStyle w:val="Compact"/>
              <w:rPr>
                <w:rFonts w:cstheme="minorHAnsi"/>
                <w:sz w:val="20"/>
                <w:szCs w:val="20"/>
              </w:rPr>
            </w:pPr>
            <w:r w:rsidRPr="005C0DAF">
              <w:rPr>
                <w:rFonts w:cstheme="minorHAnsi"/>
                <w:sz w:val="20"/>
                <w:szCs w:val="20"/>
              </w:rPr>
              <w:t>−2.29</w:t>
            </w:r>
          </w:p>
        </w:tc>
        <w:tc>
          <w:tcPr>
            <w:tcW w:w="0" w:type="auto"/>
          </w:tcPr>
          <w:p w14:paraId="23C74A52" w14:textId="77777777" w:rsidR="007D5ABA" w:rsidRPr="005C0DAF" w:rsidRDefault="007D5ABA" w:rsidP="00EF3A21">
            <w:pPr>
              <w:pStyle w:val="Compact"/>
              <w:rPr>
                <w:rFonts w:cstheme="minorHAnsi"/>
                <w:sz w:val="20"/>
                <w:szCs w:val="20"/>
              </w:rPr>
            </w:pPr>
            <w:r w:rsidRPr="005C0DAF">
              <w:rPr>
                <w:rFonts w:cstheme="minorHAnsi"/>
                <w:sz w:val="20"/>
                <w:szCs w:val="20"/>
              </w:rPr>
              <w:t>[−2.71, −1.88]</w:t>
            </w:r>
          </w:p>
        </w:tc>
        <w:tc>
          <w:tcPr>
            <w:tcW w:w="0" w:type="auto"/>
          </w:tcPr>
          <w:p w14:paraId="2F7AFE23" w14:textId="77777777" w:rsidR="007D5ABA" w:rsidRPr="005C0DAF" w:rsidRDefault="007D5ABA" w:rsidP="00EF3A21">
            <w:pPr>
              <w:pStyle w:val="Compact"/>
              <w:rPr>
                <w:rFonts w:cstheme="minorHAnsi"/>
                <w:sz w:val="20"/>
                <w:szCs w:val="20"/>
              </w:rPr>
            </w:pPr>
            <w:r w:rsidRPr="005C0DAF">
              <w:rPr>
                <w:rFonts w:cstheme="minorHAnsi"/>
                <w:sz w:val="20"/>
                <w:szCs w:val="20"/>
              </w:rPr>
              <w:t>0.10</w:t>
            </w:r>
          </w:p>
        </w:tc>
        <w:tc>
          <w:tcPr>
            <w:tcW w:w="0" w:type="auto"/>
          </w:tcPr>
          <w:p w14:paraId="1C745018" w14:textId="77777777" w:rsidR="007D5ABA" w:rsidRPr="005C0DAF" w:rsidRDefault="007D5ABA" w:rsidP="00EF3A21">
            <w:pPr>
              <w:pStyle w:val="Compact"/>
              <w:rPr>
                <w:rFonts w:cstheme="minorHAnsi"/>
                <w:sz w:val="20"/>
                <w:szCs w:val="20"/>
              </w:rPr>
            </w:pPr>
            <w:r w:rsidRPr="005C0DAF">
              <w:rPr>
                <w:rFonts w:cstheme="minorHAnsi"/>
                <w:sz w:val="20"/>
                <w:szCs w:val="20"/>
              </w:rPr>
              <w:t>0.66</w:t>
            </w:r>
          </w:p>
        </w:tc>
      </w:tr>
      <w:tr w:rsidR="007639AF" w:rsidRPr="00DE0973" w14:paraId="4C65E9D8" w14:textId="77777777" w:rsidTr="005C0DAF">
        <w:tc>
          <w:tcPr>
            <w:tcW w:w="0" w:type="auto"/>
          </w:tcPr>
          <w:p w14:paraId="45DDCB78" w14:textId="77777777" w:rsidR="007D5ABA" w:rsidRPr="005C0DAF" w:rsidRDefault="007D5ABA" w:rsidP="00EF3A21">
            <w:pPr>
              <w:pStyle w:val="Compact"/>
              <w:rPr>
                <w:rFonts w:cstheme="minorHAnsi"/>
                <w:sz w:val="20"/>
                <w:szCs w:val="20"/>
              </w:rPr>
            </w:pPr>
            <w:r w:rsidRPr="005C0DAF">
              <w:rPr>
                <w:rFonts w:cstheme="minorHAnsi"/>
                <w:sz w:val="20"/>
                <w:szCs w:val="20"/>
              </w:rPr>
              <w:t>Spring</w:t>
            </w:r>
          </w:p>
        </w:tc>
        <w:tc>
          <w:tcPr>
            <w:tcW w:w="0" w:type="auto"/>
          </w:tcPr>
          <w:p w14:paraId="68D38D3D" w14:textId="77777777" w:rsidR="007D5ABA" w:rsidRPr="005C0DAF" w:rsidRDefault="007D5ABA" w:rsidP="00EF3A21">
            <w:pPr>
              <w:pStyle w:val="Compact"/>
              <w:rPr>
                <w:rFonts w:cstheme="minorHAnsi"/>
                <w:sz w:val="20"/>
                <w:szCs w:val="20"/>
              </w:rPr>
            </w:pPr>
            <w:r w:rsidRPr="005C0DAF">
              <w:rPr>
                <w:rFonts w:cstheme="minorHAnsi"/>
                <w:sz w:val="20"/>
                <w:szCs w:val="20"/>
              </w:rPr>
              <w:t>SpillHours</w:t>
            </w:r>
          </w:p>
        </w:tc>
        <w:tc>
          <w:tcPr>
            <w:tcW w:w="0" w:type="auto"/>
          </w:tcPr>
          <w:p w14:paraId="16DE446A" w14:textId="77777777" w:rsidR="007D5ABA" w:rsidRPr="005C0DAF" w:rsidRDefault="007D5ABA" w:rsidP="00EF3A21">
            <w:pPr>
              <w:pStyle w:val="Compact"/>
              <w:rPr>
                <w:rFonts w:cstheme="minorHAnsi"/>
                <w:sz w:val="20"/>
                <w:szCs w:val="20"/>
              </w:rPr>
            </w:pPr>
            <w:r w:rsidRPr="005C0DAF">
              <w:rPr>
                <w:rFonts w:cstheme="minorHAnsi"/>
                <w:sz w:val="20"/>
                <w:szCs w:val="20"/>
              </w:rPr>
              <w:t>0.09</w:t>
            </w:r>
          </w:p>
        </w:tc>
        <w:tc>
          <w:tcPr>
            <w:tcW w:w="1072" w:type="dxa"/>
          </w:tcPr>
          <w:p w14:paraId="67F35585" w14:textId="77777777" w:rsidR="007D5ABA" w:rsidRPr="005C0DAF" w:rsidRDefault="007D5ABA" w:rsidP="00EF3A21">
            <w:pPr>
              <w:pStyle w:val="Compact"/>
              <w:rPr>
                <w:rFonts w:cstheme="minorHAnsi"/>
                <w:sz w:val="20"/>
                <w:szCs w:val="20"/>
              </w:rPr>
            </w:pPr>
            <w:r w:rsidRPr="005C0DAF">
              <w:rPr>
                <w:rFonts w:cstheme="minorHAnsi"/>
                <w:sz w:val="20"/>
                <w:szCs w:val="20"/>
              </w:rPr>
              <w:t>[−0.16, 0.35]</w:t>
            </w:r>
          </w:p>
        </w:tc>
        <w:tc>
          <w:tcPr>
            <w:tcW w:w="1012" w:type="dxa"/>
          </w:tcPr>
          <w:p w14:paraId="7D24C64D" w14:textId="77777777" w:rsidR="007D5ABA" w:rsidRPr="005C0DAF" w:rsidRDefault="007D5ABA" w:rsidP="00EF3A21">
            <w:pPr>
              <w:pStyle w:val="Compact"/>
              <w:rPr>
                <w:rFonts w:cstheme="minorHAnsi"/>
                <w:sz w:val="20"/>
                <w:szCs w:val="20"/>
              </w:rPr>
            </w:pPr>
            <w:r w:rsidRPr="005C0DAF">
              <w:rPr>
                <w:rFonts w:cstheme="minorHAnsi"/>
                <w:sz w:val="20"/>
                <w:szCs w:val="20"/>
              </w:rPr>
              <w:t>0.752</w:t>
            </w:r>
          </w:p>
        </w:tc>
        <w:tc>
          <w:tcPr>
            <w:tcW w:w="0" w:type="auto"/>
          </w:tcPr>
          <w:p w14:paraId="06D862E6" w14:textId="77777777" w:rsidR="007D5ABA" w:rsidRPr="005C0DAF" w:rsidRDefault="007D5ABA" w:rsidP="00EF3A21">
            <w:pPr>
              <w:pStyle w:val="Compact"/>
              <w:rPr>
                <w:rFonts w:cstheme="minorHAnsi"/>
                <w:sz w:val="20"/>
                <w:szCs w:val="20"/>
              </w:rPr>
            </w:pPr>
            <w:r w:rsidRPr="005C0DAF">
              <w:rPr>
                <w:rFonts w:cstheme="minorHAnsi"/>
                <w:sz w:val="20"/>
                <w:szCs w:val="20"/>
              </w:rPr>
              <w:t>−2.26</w:t>
            </w:r>
          </w:p>
        </w:tc>
        <w:tc>
          <w:tcPr>
            <w:tcW w:w="0" w:type="auto"/>
          </w:tcPr>
          <w:p w14:paraId="3656CCD3" w14:textId="77777777" w:rsidR="007D5ABA" w:rsidRPr="005C0DAF" w:rsidRDefault="007D5ABA" w:rsidP="00EF3A21">
            <w:pPr>
              <w:pStyle w:val="Compact"/>
              <w:rPr>
                <w:rFonts w:cstheme="minorHAnsi"/>
                <w:sz w:val="20"/>
                <w:szCs w:val="20"/>
              </w:rPr>
            </w:pPr>
            <w:r w:rsidRPr="005C0DAF">
              <w:rPr>
                <w:rFonts w:cstheme="minorHAnsi"/>
                <w:sz w:val="20"/>
                <w:szCs w:val="20"/>
              </w:rPr>
              <w:t>[−2.68, −1.86]</w:t>
            </w:r>
          </w:p>
        </w:tc>
        <w:tc>
          <w:tcPr>
            <w:tcW w:w="0" w:type="auto"/>
          </w:tcPr>
          <w:p w14:paraId="3AFC8821" w14:textId="77777777" w:rsidR="007D5ABA" w:rsidRPr="005C0DAF" w:rsidRDefault="007D5ABA" w:rsidP="00EF3A21">
            <w:pPr>
              <w:pStyle w:val="Compact"/>
              <w:rPr>
                <w:rFonts w:cstheme="minorHAnsi"/>
                <w:sz w:val="20"/>
                <w:szCs w:val="20"/>
              </w:rPr>
            </w:pPr>
            <w:r w:rsidRPr="005C0DAF">
              <w:rPr>
                <w:rFonts w:cstheme="minorHAnsi"/>
                <w:sz w:val="20"/>
                <w:szCs w:val="20"/>
              </w:rPr>
              <w:t>0.10</w:t>
            </w:r>
          </w:p>
        </w:tc>
        <w:tc>
          <w:tcPr>
            <w:tcW w:w="0" w:type="auto"/>
          </w:tcPr>
          <w:p w14:paraId="04FF2CCA" w14:textId="77777777" w:rsidR="007D5ABA" w:rsidRPr="005C0DAF" w:rsidRDefault="007D5ABA" w:rsidP="00EF3A21">
            <w:pPr>
              <w:pStyle w:val="Compact"/>
              <w:rPr>
                <w:rFonts w:cstheme="minorHAnsi"/>
                <w:sz w:val="20"/>
                <w:szCs w:val="20"/>
              </w:rPr>
            </w:pPr>
            <w:r w:rsidRPr="005C0DAF">
              <w:rPr>
                <w:rFonts w:cstheme="minorHAnsi"/>
                <w:sz w:val="20"/>
                <w:szCs w:val="20"/>
              </w:rPr>
              <w:t>0.63</w:t>
            </w:r>
          </w:p>
        </w:tc>
      </w:tr>
      <w:tr w:rsidR="007639AF" w:rsidRPr="00DE0973" w14:paraId="3424CB04" w14:textId="77777777" w:rsidTr="005C0DAF">
        <w:tc>
          <w:tcPr>
            <w:tcW w:w="0" w:type="auto"/>
          </w:tcPr>
          <w:p w14:paraId="7CC8E09A" w14:textId="77777777" w:rsidR="007D5ABA" w:rsidRPr="005C0DAF" w:rsidRDefault="007D5ABA" w:rsidP="00EF3A21">
            <w:pPr>
              <w:pStyle w:val="Compact"/>
              <w:rPr>
                <w:rFonts w:cstheme="minorHAnsi"/>
                <w:sz w:val="20"/>
                <w:szCs w:val="20"/>
              </w:rPr>
            </w:pPr>
            <w:r w:rsidRPr="005C0DAF">
              <w:rPr>
                <w:rFonts w:cstheme="minorHAnsi"/>
                <w:sz w:val="20"/>
                <w:szCs w:val="20"/>
              </w:rPr>
              <w:t>Spring</w:t>
            </w:r>
          </w:p>
        </w:tc>
        <w:tc>
          <w:tcPr>
            <w:tcW w:w="0" w:type="auto"/>
          </w:tcPr>
          <w:p w14:paraId="415D6BAE" w14:textId="77777777" w:rsidR="007D5ABA" w:rsidRPr="005C0DAF" w:rsidRDefault="007D5ABA" w:rsidP="00EF3A21">
            <w:pPr>
              <w:pStyle w:val="Compact"/>
              <w:rPr>
                <w:rFonts w:cstheme="minorHAnsi"/>
                <w:sz w:val="20"/>
                <w:szCs w:val="20"/>
              </w:rPr>
            </w:pPr>
            <w:r w:rsidRPr="005C0DAF">
              <w:rPr>
                <w:rFonts w:cstheme="minorHAnsi"/>
                <w:sz w:val="20"/>
                <w:szCs w:val="20"/>
              </w:rPr>
              <w:t>SpillDays</w:t>
            </w:r>
          </w:p>
        </w:tc>
        <w:tc>
          <w:tcPr>
            <w:tcW w:w="0" w:type="auto"/>
          </w:tcPr>
          <w:p w14:paraId="37F8D63E" w14:textId="77777777" w:rsidR="007D5ABA" w:rsidRPr="005C0DAF" w:rsidRDefault="007D5ABA" w:rsidP="00EF3A21">
            <w:pPr>
              <w:pStyle w:val="Compact"/>
              <w:rPr>
                <w:rFonts w:cstheme="minorHAnsi"/>
                <w:sz w:val="20"/>
                <w:szCs w:val="20"/>
              </w:rPr>
            </w:pPr>
            <w:r w:rsidRPr="005C0DAF">
              <w:rPr>
                <w:rFonts w:cstheme="minorHAnsi"/>
                <w:sz w:val="20"/>
                <w:szCs w:val="20"/>
              </w:rPr>
              <w:t>0.09</w:t>
            </w:r>
          </w:p>
        </w:tc>
        <w:tc>
          <w:tcPr>
            <w:tcW w:w="1072" w:type="dxa"/>
          </w:tcPr>
          <w:p w14:paraId="603FCECE" w14:textId="77777777" w:rsidR="007D5ABA" w:rsidRPr="005C0DAF" w:rsidRDefault="007D5ABA" w:rsidP="00EF3A21">
            <w:pPr>
              <w:pStyle w:val="Compact"/>
              <w:rPr>
                <w:rFonts w:cstheme="minorHAnsi"/>
                <w:sz w:val="20"/>
                <w:szCs w:val="20"/>
              </w:rPr>
            </w:pPr>
            <w:r w:rsidRPr="005C0DAF">
              <w:rPr>
                <w:rFonts w:cstheme="minorHAnsi"/>
                <w:sz w:val="20"/>
                <w:szCs w:val="20"/>
              </w:rPr>
              <w:t>[−0.20, 0.38]</w:t>
            </w:r>
          </w:p>
        </w:tc>
        <w:tc>
          <w:tcPr>
            <w:tcW w:w="1012" w:type="dxa"/>
          </w:tcPr>
          <w:p w14:paraId="0AED9D37" w14:textId="77777777" w:rsidR="007D5ABA" w:rsidRPr="005C0DAF" w:rsidRDefault="007D5ABA" w:rsidP="00EF3A21">
            <w:pPr>
              <w:pStyle w:val="Compact"/>
              <w:rPr>
                <w:rFonts w:cstheme="minorHAnsi"/>
                <w:sz w:val="20"/>
                <w:szCs w:val="20"/>
              </w:rPr>
            </w:pPr>
            <w:r w:rsidRPr="005C0DAF">
              <w:rPr>
                <w:rFonts w:cstheme="minorHAnsi"/>
                <w:sz w:val="20"/>
                <w:szCs w:val="20"/>
              </w:rPr>
              <w:t>0.742</w:t>
            </w:r>
          </w:p>
        </w:tc>
        <w:tc>
          <w:tcPr>
            <w:tcW w:w="0" w:type="auto"/>
          </w:tcPr>
          <w:p w14:paraId="58B4FB6E" w14:textId="77777777" w:rsidR="007D5ABA" w:rsidRPr="005C0DAF" w:rsidRDefault="007D5ABA" w:rsidP="00EF3A21">
            <w:pPr>
              <w:pStyle w:val="Compact"/>
              <w:rPr>
                <w:rFonts w:cstheme="minorHAnsi"/>
                <w:sz w:val="20"/>
                <w:szCs w:val="20"/>
              </w:rPr>
            </w:pPr>
            <w:r w:rsidRPr="005C0DAF">
              <w:rPr>
                <w:rFonts w:cstheme="minorHAnsi"/>
                <w:sz w:val="20"/>
                <w:szCs w:val="20"/>
              </w:rPr>
              <w:t>−2.27</w:t>
            </w:r>
          </w:p>
        </w:tc>
        <w:tc>
          <w:tcPr>
            <w:tcW w:w="0" w:type="auto"/>
          </w:tcPr>
          <w:p w14:paraId="321E8A7F" w14:textId="77777777" w:rsidR="007D5ABA" w:rsidRPr="005C0DAF" w:rsidRDefault="007D5ABA" w:rsidP="00EF3A21">
            <w:pPr>
              <w:pStyle w:val="Compact"/>
              <w:rPr>
                <w:rFonts w:cstheme="minorHAnsi"/>
                <w:sz w:val="20"/>
                <w:szCs w:val="20"/>
              </w:rPr>
            </w:pPr>
            <w:r w:rsidRPr="005C0DAF">
              <w:rPr>
                <w:rFonts w:cstheme="minorHAnsi"/>
                <w:sz w:val="20"/>
                <w:szCs w:val="20"/>
              </w:rPr>
              <w:t>[−2.68, −1.85]</w:t>
            </w:r>
          </w:p>
        </w:tc>
        <w:tc>
          <w:tcPr>
            <w:tcW w:w="0" w:type="auto"/>
          </w:tcPr>
          <w:p w14:paraId="58B3F451" w14:textId="77777777" w:rsidR="007D5ABA" w:rsidRPr="005C0DAF" w:rsidRDefault="007D5ABA" w:rsidP="00EF3A21">
            <w:pPr>
              <w:pStyle w:val="Compact"/>
              <w:rPr>
                <w:rFonts w:cstheme="minorHAnsi"/>
                <w:sz w:val="20"/>
                <w:szCs w:val="20"/>
              </w:rPr>
            </w:pPr>
            <w:r w:rsidRPr="005C0DAF">
              <w:rPr>
                <w:rFonts w:cstheme="minorHAnsi"/>
                <w:sz w:val="20"/>
                <w:szCs w:val="20"/>
              </w:rPr>
              <w:t>0.10</w:t>
            </w:r>
          </w:p>
        </w:tc>
        <w:tc>
          <w:tcPr>
            <w:tcW w:w="0" w:type="auto"/>
          </w:tcPr>
          <w:p w14:paraId="0AB09A86" w14:textId="77777777" w:rsidR="007D5ABA" w:rsidRPr="005C0DAF" w:rsidRDefault="007D5ABA" w:rsidP="00EF3A21">
            <w:pPr>
              <w:pStyle w:val="Compact"/>
              <w:rPr>
                <w:rFonts w:cstheme="minorHAnsi"/>
                <w:sz w:val="20"/>
                <w:szCs w:val="20"/>
              </w:rPr>
            </w:pPr>
            <w:r w:rsidRPr="005C0DAF">
              <w:rPr>
                <w:rFonts w:cstheme="minorHAnsi"/>
                <w:sz w:val="20"/>
                <w:szCs w:val="20"/>
              </w:rPr>
              <w:t>0.65</w:t>
            </w:r>
          </w:p>
        </w:tc>
      </w:tr>
      <w:tr w:rsidR="007639AF" w:rsidRPr="00DE0973" w14:paraId="4D77973F" w14:textId="77777777" w:rsidTr="005C0DAF">
        <w:tc>
          <w:tcPr>
            <w:tcW w:w="0" w:type="auto"/>
          </w:tcPr>
          <w:p w14:paraId="028D251C" w14:textId="77777777" w:rsidR="007D5ABA" w:rsidRPr="005C0DAF" w:rsidRDefault="007D5ABA" w:rsidP="00EF3A21">
            <w:pPr>
              <w:pStyle w:val="Compact"/>
              <w:rPr>
                <w:rFonts w:cstheme="minorHAnsi"/>
                <w:sz w:val="20"/>
                <w:szCs w:val="20"/>
              </w:rPr>
            </w:pPr>
            <w:r w:rsidRPr="005C0DAF">
              <w:rPr>
                <w:rFonts w:cstheme="minorHAnsi"/>
                <w:sz w:val="20"/>
                <w:szCs w:val="20"/>
              </w:rPr>
              <w:t>Spring</w:t>
            </w:r>
          </w:p>
        </w:tc>
        <w:tc>
          <w:tcPr>
            <w:tcW w:w="0" w:type="auto"/>
          </w:tcPr>
          <w:p w14:paraId="7BD54FAD" w14:textId="77777777" w:rsidR="007D5ABA" w:rsidRPr="005C0DAF" w:rsidRDefault="007D5ABA" w:rsidP="00EF3A21">
            <w:pPr>
              <w:pStyle w:val="Compact"/>
              <w:rPr>
                <w:rFonts w:cstheme="minorHAnsi"/>
                <w:sz w:val="20"/>
                <w:szCs w:val="20"/>
              </w:rPr>
            </w:pPr>
            <w:r w:rsidRPr="005C0DAF">
              <w:rPr>
                <w:rFonts w:cstheme="minorHAnsi"/>
                <w:sz w:val="20"/>
                <w:szCs w:val="20"/>
              </w:rPr>
              <w:t>TotalSpill</w:t>
            </w:r>
          </w:p>
        </w:tc>
        <w:tc>
          <w:tcPr>
            <w:tcW w:w="0" w:type="auto"/>
          </w:tcPr>
          <w:p w14:paraId="415E9C02" w14:textId="77777777" w:rsidR="007D5ABA" w:rsidRPr="005C0DAF" w:rsidRDefault="007D5ABA" w:rsidP="00EF3A21">
            <w:pPr>
              <w:pStyle w:val="Compact"/>
              <w:rPr>
                <w:rFonts w:cstheme="minorHAnsi"/>
                <w:sz w:val="20"/>
                <w:szCs w:val="20"/>
              </w:rPr>
            </w:pPr>
            <w:r w:rsidRPr="005C0DAF">
              <w:rPr>
                <w:rFonts w:cstheme="minorHAnsi"/>
                <w:sz w:val="20"/>
                <w:szCs w:val="20"/>
              </w:rPr>
              <w:t>0.03</w:t>
            </w:r>
          </w:p>
        </w:tc>
        <w:tc>
          <w:tcPr>
            <w:tcW w:w="1072" w:type="dxa"/>
          </w:tcPr>
          <w:p w14:paraId="6593C261" w14:textId="77777777" w:rsidR="007D5ABA" w:rsidRPr="005C0DAF" w:rsidRDefault="007D5ABA" w:rsidP="00EF3A21">
            <w:pPr>
              <w:pStyle w:val="Compact"/>
              <w:rPr>
                <w:rFonts w:cstheme="minorHAnsi"/>
                <w:sz w:val="20"/>
                <w:szCs w:val="20"/>
              </w:rPr>
            </w:pPr>
            <w:r w:rsidRPr="005C0DAF">
              <w:rPr>
                <w:rFonts w:cstheme="minorHAnsi"/>
                <w:sz w:val="20"/>
                <w:szCs w:val="20"/>
              </w:rPr>
              <w:t>[−0.22, 0.28]</w:t>
            </w:r>
          </w:p>
        </w:tc>
        <w:tc>
          <w:tcPr>
            <w:tcW w:w="1012" w:type="dxa"/>
          </w:tcPr>
          <w:p w14:paraId="7094F248" w14:textId="77777777" w:rsidR="007D5ABA" w:rsidRPr="005C0DAF" w:rsidRDefault="007D5ABA" w:rsidP="00EF3A21">
            <w:pPr>
              <w:pStyle w:val="Compact"/>
              <w:rPr>
                <w:rFonts w:cstheme="minorHAnsi"/>
                <w:sz w:val="20"/>
                <w:szCs w:val="20"/>
              </w:rPr>
            </w:pPr>
            <w:r w:rsidRPr="005C0DAF">
              <w:rPr>
                <w:rFonts w:cstheme="minorHAnsi"/>
                <w:sz w:val="20"/>
                <w:szCs w:val="20"/>
              </w:rPr>
              <w:t>0.589</w:t>
            </w:r>
          </w:p>
        </w:tc>
        <w:tc>
          <w:tcPr>
            <w:tcW w:w="0" w:type="auto"/>
          </w:tcPr>
          <w:p w14:paraId="1D1F9557" w14:textId="77777777" w:rsidR="007D5ABA" w:rsidRPr="005C0DAF" w:rsidRDefault="007D5ABA" w:rsidP="00EF3A21">
            <w:pPr>
              <w:pStyle w:val="Compact"/>
              <w:rPr>
                <w:rFonts w:cstheme="minorHAnsi"/>
                <w:sz w:val="20"/>
                <w:szCs w:val="20"/>
              </w:rPr>
            </w:pPr>
            <w:r w:rsidRPr="005C0DAF">
              <w:rPr>
                <w:rFonts w:cstheme="minorHAnsi"/>
                <w:sz w:val="20"/>
                <w:szCs w:val="20"/>
              </w:rPr>
              <w:t>−2.28</w:t>
            </w:r>
          </w:p>
        </w:tc>
        <w:tc>
          <w:tcPr>
            <w:tcW w:w="0" w:type="auto"/>
          </w:tcPr>
          <w:p w14:paraId="5FB0F4B5" w14:textId="77777777" w:rsidR="007D5ABA" w:rsidRPr="005C0DAF" w:rsidRDefault="007D5ABA" w:rsidP="00EF3A21">
            <w:pPr>
              <w:pStyle w:val="Compact"/>
              <w:rPr>
                <w:rFonts w:cstheme="minorHAnsi"/>
                <w:sz w:val="20"/>
                <w:szCs w:val="20"/>
              </w:rPr>
            </w:pPr>
            <w:r w:rsidRPr="005C0DAF">
              <w:rPr>
                <w:rFonts w:cstheme="minorHAnsi"/>
                <w:sz w:val="20"/>
                <w:szCs w:val="20"/>
              </w:rPr>
              <w:t>[−2.72, −1.87]</w:t>
            </w:r>
          </w:p>
        </w:tc>
        <w:tc>
          <w:tcPr>
            <w:tcW w:w="0" w:type="auto"/>
          </w:tcPr>
          <w:p w14:paraId="22A8B63F" w14:textId="77777777" w:rsidR="007D5ABA" w:rsidRPr="005C0DAF" w:rsidRDefault="007D5ABA" w:rsidP="00EF3A21">
            <w:pPr>
              <w:pStyle w:val="Compact"/>
              <w:rPr>
                <w:rFonts w:cstheme="minorHAnsi"/>
                <w:sz w:val="20"/>
                <w:szCs w:val="20"/>
              </w:rPr>
            </w:pPr>
            <w:r w:rsidRPr="005C0DAF">
              <w:rPr>
                <w:rFonts w:cstheme="minorHAnsi"/>
                <w:sz w:val="20"/>
                <w:szCs w:val="20"/>
              </w:rPr>
              <w:t>0.10</w:t>
            </w:r>
          </w:p>
        </w:tc>
        <w:tc>
          <w:tcPr>
            <w:tcW w:w="0" w:type="auto"/>
          </w:tcPr>
          <w:p w14:paraId="3D645758" w14:textId="77777777" w:rsidR="007D5ABA" w:rsidRPr="005C0DAF" w:rsidRDefault="007D5ABA" w:rsidP="00EF3A21">
            <w:pPr>
              <w:pStyle w:val="Compact"/>
              <w:rPr>
                <w:rFonts w:cstheme="minorHAnsi"/>
                <w:sz w:val="20"/>
                <w:szCs w:val="20"/>
              </w:rPr>
            </w:pPr>
            <w:r w:rsidRPr="005C0DAF">
              <w:rPr>
                <w:rFonts w:cstheme="minorHAnsi"/>
                <w:sz w:val="20"/>
                <w:szCs w:val="20"/>
              </w:rPr>
              <w:t>0.65</w:t>
            </w:r>
          </w:p>
        </w:tc>
      </w:tr>
    </w:tbl>
    <w:p w14:paraId="7FF22247" w14:textId="77777777" w:rsidR="007D5ABA" w:rsidRDefault="007D5ABA" w:rsidP="005C0DAF">
      <w:pPr>
        <w:pStyle w:val="FootnoteText"/>
      </w:pPr>
      <w:r>
        <w:t>Note: β coefficients on logit scale. Spill standardized (mean 0, SD 1). OR = Odds Ratio = exp(β_harvest). σ_year = standard deviation of year random intercepts.</w:t>
      </w:r>
    </w:p>
    <w:p w14:paraId="0719E832" w14:textId="065988C5" w:rsidR="007D5ABA" w:rsidRDefault="007D5ABA" w:rsidP="00474920">
      <w:pPr>
        <w:pStyle w:val="Heading2"/>
      </w:pPr>
      <w:bookmarkStart w:id="817" w:name="spill-effects"/>
      <w:bookmarkEnd w:id="811"/>
      <w:r>
        <w:t>Spill Effects</w:t>
      </w:r>
    </w:p>
    <w:p w14:paraId="07ED76F2" w14:textId="77777777" w:rsidR="007D5ABA" w:rsidRDefault="007D5ABA" w:rsidP="009C7A5A">
      <w:r>
        <w:t>Neither fall nor spring spill showed a consistent significant effect on downstream return probability after accounting for harvest exposure (Table 2):</w:t>
      </w:r>
    </w:p>
    <w:p w14:paraId="3BF8DEE8" w14:textId="4EE42E8D" w:rsidR="007D5ABA" w:rsidRDefault="007D5ABA" w:rsidP="00223EE1">
      <w:pPr>
        <w:pStyle w:val="ListParagraph"/>
        <w:numPr>
          <w:ilvl w:val="0"/>
          <w:numId w:val="18"/>
        </w:numPr>
      </w:pPr>
      <w:r w:rsidRPr="009C7A5A">
        <w:rPr>
          <w:b/>
          <w:bCs/>
        </w:rPr>
        <w:t>Fall Spill</w:t>
      </w:r>
      <w:r>
        <w:t>: The Fall SpillHours model showed a marginally negative effect (β = −0.30, 95% HDI excludes zero), but this was not replicated by Fall SpillDays or Fall TotalSpill,</w:t>
      </w:r>
      <w:r w:rsidR="005D31CE">
        <w:t xml:space="preserve"> which had </w:t>
      </w:r>
      <w:r w:rsidR="007D2B0C">
        <w:t>95% HDI values that</w:t>
      </w:r>
      <w:r>
        <w:t xml:space="preserve"> included zero.</w:t>
      </w:r>
    </w:p>
    <w:p w14:paraId="558C3E93" w14:textId="77777777" w:rsidR="007D5ABA" w:rsidRDefault="007D5ABA" w:rsidP="00223EE1">
      <w:pPr>
        <w:pStyle w:val="ListParagraph"/>
        <w:numPr>
          <w:ilvl w:val="0"/>
          <w:numId w:val="18"/>
        </w:numPr>
      </w:pPr>
      <w:r w:rsidRPr="009C7A5A">
        <w:rPr>
          <w:b/>
          <w:bCs/>
        </w:rPr>
        <w:t>Spring Spill</w:t>
      </w:r>
      <w:r>
        <w:t>: All three spring spill metrics showed estimated effects near zero with 95% HDIs that included zero. P(β &gt; 0) ranged from 0.59 to 0.75, indicating weak and inconsistent evidence for any spill effect.</w:t>
      </w:r>
    </w:p>
    <w:p w14:paraId="00497482" w14:textId="77777777" w:rsidR="007D5ABA" w:rsidRDefault="007D5ABA" w:rsidP="009C7A5A">
      <w:r>
        <w:t>The spill effects were an order of magnitude smaller than the harvest exposure effect in all models.</w:t>
      </w:r>
    </w:p>
    <w:p w14:paraId="1D07504F" w14:textId="08F21203" w:rsidR="007D5ABA" w:rsidRDefault="007D5ABA" w:rsidP="00474920">
      <w:pPr>
        <w:pStyle w:val="Heading2"/>
      </w:pPr>
      <w:bookmarkStart w:id="818" w:name="year-random-effects"/>
      <w:bookmarkEnd w:id="817"/>
      <w:r>
        <w:t>Year Random Effects</w:t>
      </w:r>
    </w:p>
    <w:p w14:paraId="3CA09934" w14:textId="4E0204BE" w:rsidR="007D5ABA" w:rsidRDefault="007D5ABA" w:rsidP="009C7A5A">
      <w:r>
        <w:t>Year-level random intercepts captured substantial inter-annual variation in baseline downstream return probability not explained by the fixed effects. The estimated standard deviation of year effects ranged from σ = 0.49 to σ = 0.66 across models. Years during the harvest closure period (2017–2023) generally showed higher baseline return rates (positive random effects), while early study years (2005–2009) showed lower baseline rates (negative random effects).</w:t>
      </w:r>
    </w:p>
    <w:bookmarkEnd w:id="818"/>
    <w:p w14:paraId="78223215" w14:textId="41C88054" w:rsidR="007D5ABA" w:rsidRDefault="007D5ABA" w:rsidP="00474920">
      <w:pPr>
        <w:pStyle w:val="Heading2"/>
      </w:pPr>
      <w:r>
        <w:lastRenderedPageBreak/>
        <w:t>Model Comparison</w:t>
      </w:r>
    </w:p>
    <w:p w14:paraId="52E859CC" w14:textId="2001EED1" w:rsidR="007D5ABA" w:rsidRDefault="007D5ABA" w:rsidP="009C7A5A">
      <w:r>
        <w:t>All models yielded nearly identical estimates for the harvest exposure effect, demonstrating robustness to the choice of spill metric. The primary difference among models was the estimated spill coefficient, which varied depending on the specific metric used. The TotalSpill metric showed the weakest spill effect (closest to zero), while SpillHours showed somewhat stronger effects in opposite directions for fall (negative) and spring (positive)</w:t>
      </w:r>
      <w:r w:rsidR="00BB18DB">
        <w:t xml:space="preserve">, but these were weak and spanned </w:t>
      </w:r>
      <w:r w:rsidR="00FA1055">
        <w:t>zero in 95% HDI in 5 of 6 cases</w:t>
      </w:r>
      <w:r>
        <w:t>.</w:t>
      </w:r>
      <w:r w:rsidR="004F3D16">
        <w:t xml:space="preserve"> </w:t>
      </w:r>
      <w:r w:rsidR="000B641B">
        <w:t>T</w:t>
      </w:r>
      <w:r w:rsidR="004F3D16">
        <w:t>he fall spill hours model did not span zero suggesting a weak negative effect of spill hours and return rates.</w:t>
      </w:r>
    </w:p>
    <w:p w14:paraId="36C9BEDA" w14:textId="3225C529" w:rsidR="007D5ABA" w:rsidRDefault="007D5ABA" w:rsidP="00474920">
      <w:pPr>
        <w:pStyle w:val="Heading1"/>
      </w:pPr>
      <w:r>
        <w:t>Discussion</w:t>
      </w:r>
    </w:p>
    <w:p w14:paraId="74AB7F91" w14:textId="6E0995A7" w:rsidR="007D5ABA" w:rsidRDefault="007D5ABA" w:rsidP="00474920">
      <w:pPr>
        <w:pStyle w:val="Heading2"/>
      </w:pPr>
      <w:r>
        <w:t>Harvest Exposure as the Dominant Predictor</w:t>
      </w:r>
    </w:p>
    <w:p w14:paraId="7249DDBA" w14:textId="20A239D1" w:rsidR="007D5ABA" w:rsidRDefault="007D5ABA" w:rsidP="009C7A5A">
      <w:r>
        <w:t>The most striking finding of this analysis is the overwhelming dominance of harvest exposure in predicting steelhead overshoot fate. Hatchery fish detected during open harvest years had approximately 90% lower odds of returning downstream compared to other fish</w:t>
      </w:r>
      <w:r w:rsidR="001C4051">
        <w:t xml:space="preserve"> (wild fish and hatchery fish not exposed to an open fishery)</w:t>
      </w:r>
      <w:r>
        <w:t>. This effect was l</w:t>
      </w:r>
      <w:r w:rsidRPr="00A37813">
        <w:t>arge in magnitude</w:t>
      </w:r>
      <w:r w:rsidRPr="00D877D3">
        <w:t xml:space="preserve">: </w:t>
      </w:r>
      <w:r>
        <w:t>The odds ratio of 0.11 represents nearly an order of magnitude difference in downstream return probability. The harvest exposure effect was also h</w:t>
      </w:r>
      <w:r w:rsidRPr="00A37813">
        <w:t>ighly precise</w:t>
      </w:r>
      <w:r w:rsidRPr="00D877D3">
        <w:t>:</w:t>
      </w:r>
      <w:r>
        <w:t xml:space="preserve"> The 95% HDI excluded zero with P(β &lt; 0) = 1.000 and r</w:t>
      </w:r>
      <w:r w:rsidRPr="00A37813">
        <w:t>obust across models</w:t>
      </w:r>
      <w:r>
        <w:t xml:space="preserve"> since all six models yielded virtually identical harvest effect estimates regardless of which spill metric was included.</w:t>
      </w:r>
    </w:p>
    <w:p w14:paraId="7BE72891" w14:textId="3B01B06D" w:rsidR="006B681D" w:rsidRDefault="007D5ABA" w:rsidP="009C7A5A">
      <w:pPr>
        <w:rPr>
          <w:ins w:id="819" w:author="Andrew Gingerich" w:date="2026-04-15T14:28:00Z" w16du:dateUtc="2026-04-15T21:28:00Z"/>
        </w:rPr>
      </w:pPr>
      <w:bookmarkStart w:id="820" w:name="X85e3f9c7aa7615aa4873c9935f9bdbc08d8312e"/>
      <w:r>
        <w:t>These findings are consistent with Murdoch et al. (2022), who estimated that 40% of overshoot steelhead at Priest Rapids Dam (where spilling for overshooting steelhead occurs) fail to return downstream. Our results suggest that a substantial portion of non returns above Wells may be attributable to harvest exposure including those non-target populations (e.g. Wenatchee River conservation hatchery fish).</w:t>
      </w:r>
      <w:bookmarkEnd w:id="820"/>
      <w:r>
        <w:t xml:space="preserve"> Summarizing Table 1 we found that </w:t>
      </w:r>
      <w:r w:rsidR="0055627F">
        <w:t>304</w:t>
      </w:r>
      <w:r>
        <w:t xml:space="preserve"> of 1</w:t>
      </w:r>
      <w:r w:rsidR="0055627F">
        <w:t xml:space="preserve">204 </w:t>
      </w:r>
      <w:r>
        <w:t>(2</w:t>
      </w:r>
      <w:r w:rsidR="007D0FF4">
        <w:t>5</w:t>
      </w:r>
      <w:r>
        <w:t>.</w:t>
      </w:r>
      <w:r w:rsidR="00C0324F">
        <w:t>2</w:t>
      </w:r>
      <w:r>
        <w:t xml:space="preserve">%) fish returned below Wells Dam during year where harvest was occurring and that </w:t>
      </w:r>
      <w:r w:rsidR="000218A1">
        <w:t xml:space="preserve">77 </w:t>
      </w:r>
      <w:r>
        <w:t>o</w:t>
      </w:r>
      <w:r w:rsidR="000218A1">
        <w:t>f</w:t>
      </w:r>
      <w:r>
        <w:t xml:space="preserve"> </w:t>
      </w:r>
      <w:r w:rsidR="000218A1">
        <w:t>117</w:t>
      </w:r>
      <w:r>
        <w:t xml:space="preserve"> (</w:t>
      </w:r>
      <w:r w:rsidR="000218A1">
        <w:t>65</w:t>
      </w:r>
      <w:r>
        <w:t>.8%) returned below Wells Dam in years when harvest was not occurring.</w:t>
      </w:r>
      <w:ins w:id="821" w:author="Andrew Gingerich" w:date="2026-04-15T14:27:00Z" w16du:dateUtc="2026-04-15T21:27:00Z">
        <w:r w:rsidR="005C1895">
          <w:t xml:space="preserve"> </w:t>
        </w:r>
      </w:ins>
      <w:del w:id="822" w:author="Andrew Gingerich" w:date="2026-04-15T14:29:00Z" w16du:dateUtc="2026-04-15T21:29:00Z">
        <w:r w:rsidDel="00FC4EEF">
          <w:delText xml:space="preserve"> </w:delText>
        </w:r>
      </w:del>
    </w:p>
    <w:p w14:paraId="16CC12BF" w14:textId="1B1FCD26" w:rsidR="007D5ABA" w:rsidRDefault="007D5ABA" w:rsidP="009C7A5A">
      <w:del w:id="823" w:author="Andrew Gingerich" w:date="2026-04-15T14:28:00Z" w16du:dateUtc="2026-04-15T21:28:00Z">
        <w:r w:rsidDel="006B681D">
          <w:delText>Clearly, our</w:delText>
        </w:r>
      </w:del>
      <w:ins w:id="824" w:author="Andrew Gingerich" w:date="2026-04-15T14:34:00Z" w16du:dateUtc="2026-04-15T21:34:00Z">
        <w:r w:rsidR="00CE6BE8">
          <w:t>Our</w:t>
        </w:r>
      </w:ins>
      <w:ins w:id="825" w:author="Andrew Gingerich" w:date="2026-04-15T14:28:00Z" w16du:dateUtc="2026-04-15T21:28:00Z">
        <w:r w:rsidR="006B681D">
          <w:t xml:space="preserve"> examined</w:t>
        </w:r>
      </w:ins>
      <w:r>
        <w:t xml:space="preserve"> data shows that return rates can be 100% in some years but taken as an aggregate across years</w:t>
      </w:r>
      <w:ins w:id="826" w:author="Andrew Gingerich" w:date="2026-04-15T14:28:00Z" w16du:dateUtc="2026-04-15T21:28:00Z">
        <w:r w:rsidR="00471D17">
          <w:t>,</w:t>
        </w:r>
      </w:ins>
      <w:r>
        <w:t xml:space="preserve"> return rates of overshooting steelhead are not 100% even when a fishery is not open. What becomes of missing fish is uncertain but multiple outcomes are probable for missing fish last detected at Wells Dam (roughly 23% of overshooting fish not subjected to a fishery). These include, tributary entry above or below Wells Dam without detection, natural (e.g. succumbing to poor somatic energy condition, thermal stessors, or injury associated with nets or predators) or unnatural (e.g. poaching </w:t>
      </w:r>
      <w:r>
        <w:lastRenderedPageBreak/>
        <w:t>or bycatch from fisherman) fall or spring mortality above or below Wells Dam, or mortality associated with spillway and turbine passage at Wells Dam. Many of these loss pathways have been discussed in the literature. For example, Feekin et al., (201</w:t>
      </w:r>
      <w:del w:id="827" w:author="Chas Kyger" w:date="2026-03-23T08:56:00Z" w16du:dateUtc="2026-03-23T15:56:00Z">
        <w:r>
          <w:delText>0</w:delText>
        </w:r>
      </w:del>
      <w:r>
        <w:t xml:space="preserve">9) found substantial overwinter mortality and harvest losses in radio-tagged steelhead above Lower Granite Dam. Fuchs and Caudill (2018) tagged </w:t>
      </w:r>
      <w:del w:id="828" w:author="Andrew Gingerich" w:date="2026-04-15T14:56:00Z" w16du:dateUtc="2026-04-15T21:56:00Z">
        <w:r w:rsidDel="00DB19FD">
          <w:delText>over 800</w:delText>
        </w:r>
      </w:del>
      <w:ins w:id="829" w:author="Andrew Gingerich" w:date="2026-04-15T14:56:00Z" w16du:dateUtc="2026-04-15T21:56:00Z">
        <w:r w:rsidR="00DB19FD">
          <w:t>807</w:t>
        </w:r>
      </w:ins>
      <w:r>
        <w:t xml:space="preserve"> adult steelhead at Priest Rapids Dam in 2015 and 2016. In both years of study, researchers showed that the final destinations of steelhead using their last know PIT location and last known radio location were dissimilar underscoring that PIT tag detections alone poorly resolve final fates of adult steelhead</w:t>
      </w:r>
      <w:ins w:id="830" w:author="Andrew Gingerich" w:date="2026-04-15T14:31:00Z" w16du:dateUtc="2026-04-15T21:31:00Z">
        <w:r w:rsidR="009B401F">
          <w:t xml:space="preserve"> and PIT tagged steelhead can be missed on PIT tag arrays</w:t>
        </w:r>
      </w:ins>
      <w:r>
        <w:t>. These</w:t>
      </w:r>
      <w:ins w:id="831" w:author="Andrew Gingerich" w:date="2026-04-15T14:35:00Z" w16du:dateUtc="2026-04-15T21:35:00Z">
        <w:r w:rsidR="00EF6703">
          <w:t xml:space="preserve"> researchers were able to</w:t>
        </w:r>
      </w:ins>
      <w:r>
        <w:t xml:space="preserve"> use</w:t>
      </w:r>
      <w:ins w:id="832" w:author="Andrew Gingerich" w:date="2026-04-15T14:35:00Z" w16du:dateUtc="2026-04-15T21:35:00Z">
        <w:r w:rsidR="00EF6703">
          <w:t xml:space="preserve"> active tag</w:t>
        </w:r>
      </w:ins>
      <w:r>
        <w:t xml:space="preserve"> biotelemtry to assign final fates that included unreported harvest, tributary and reservoir mortality</w:t>
      </w:r>
      <w:ins w:id="833" w:author="Andrew Gingerich" w:date="2026-04-15T14:57:00Z" w16du:dateUtc="2026-04-15T21:57:00Z">
        <w:r w:rsidR="00176E29">
          <w:t xml:space="preserve"> occuring</w:t>
        </w:r>
      </w:ins>
      <w:r>
        <w:t xml:space="preserve"> pre- and post-winter underscoring that a host of outcomes of fish last detected at Wells Dam are likely.</w:t>
      </w:r>
      <w:ins w:id="834" w:author="Andrew Gingerich" w:date="2026-04-15T14:35:00Z" w16du:dateUtc="2026-04-15T21:35:00Z">
        <w:r w:rsidR="00CC197B">
          <w:t xml:space="preserve"> Finally,</w:t>
        </w:r>
      </w:ins>
      <w:r>
        <w:t xml:space="preserve"> Twardek et al, (2018) estimated that the o</w:t>
      </w:r>
      <w:r w:rsidRPr="00204AD5">
        <w:t xml:space="preserve">ver-winter mortality of caught-and-released </w:t>
      </w:r>
      <w:r>
        <w:t>steelhead</w:t>
      </w:r>
      <w:r w:rsidRPr="00204AD5">
        <w:t xml:space="preserve"> was estimated at 10.5%</w:t>
      </w:r>
      <w:r>
        <w:t xml:space="preserve"> up to three days following release</w:t>
      </w:r>
      <w:r w:rsidRPr="00204AD5">
        <w:t>, with an estimated total pre-spawn mortality of 15.0%</w:t>
      </w:r>
      <w:r>
        <w:t xml:space="preserve"> in the unimpounded Buckley River British Columbia</w:t>
      </w:r>
      <w:ins w:id="835" w:author="Andrew Gingerich" w:date="2026-04-15T14:36:00Z" w16du:dateUtc="2026-04-15T21:36:00Z">
        <w:r w:rsidR="00CC197B">
          <w:t xml:space="preserve"> p</w:t>
        </w:r>
        <w:r w:rsidR="00C160AA">
          <w:t xml:space="preserve">roviding evidence of fish loss even when </w:t>
        </w:r>
      </w:ins>
      <w:ins w:id="836" w:author="Andrew Gingerich" w:date="2026-04-15T14:37:00Z" w16du:dateUtc="2026-04-15T21:37:00Z">
        <w:r w:rsidR="00C160AA">
          <w:t>the specific taxa or fish source are being targeted</w:t>
        </w:r>
        <w:r w:rsidR="0068284C">
          <w:t xml:space="preserve"> (bycatch etc)</w:t>
        </w:r>
      </w:ins>
      <w:r w:rsidRPr="00204AD5">
        <w:t>.</w:t>
      </w:r>
    </w:p>
    <w:p w14:paraId="2DF7EBB3" w14:textId="6BFE0398" w:rsidR="007D5ABA" w:rsidRDefault="007D5ABA" w:rsidP="00474920">
      <w:pPr>
        <w:pStyle w:val="Heading2"/>
      </w:pPr>
      <w:r>
        <w:t xml:space="preserve">Potential Mechanisms for the </w:t>
      </w:r>
      <w:ins w:id="837" w:author="Andrew Gingerich" w:date="2026-04-15T14:56:00Z" w16du:dateUtc="2026-04-15T21:56:00Z">
        <w:r w:rsidR="008A5995">
          <w:t xml:space="preserve">observed </w:t>
        </w:r>
      </w:ins>
      <w:r>
        <w:t>Harvest Effect</w:t>
      </w:r>
    </w:p>
    <w:p w14:paraId="1B1A025A" w14:textId="14DFB783" w:rsidR="007D5ABA" w:rsidDel="0068284C" w:rsidRDefault="007D5ABA" w:rsidP="009C7A5A">
      <w:pPr>
        <w:rPr>
          <w:del w:id="838" w:author="Andrew Gingerich" w:date="2026-04-15T14:37:00Z" w16du:dateUtc="2026-04-15T21:37:00Z"/>
        </w:rPr>
      </w:pPr>
      <w:r>
        <w:t>The observed harvest exposure effect could reflect several non-mutually exclusive mechanisms.</w:t>
      </w:r>
    </w:p>
    <w:p w14:paraId="4FD905BE" w14:textId="058D72E7" w:rsidR="007D5ABA" w:rsidRDefault="007D5ABA" w:rsidP="009C7A5A">
      <w:r>
        <w:t>During open harvest years, hatchery steelhead are legal to harvest. Anglers may encounter overshooting fish in open areas above Wells Dam. Mark-selective fisheries rely on adipose fin clips to identify hatchery fish, and WDFW estimates that 50–65% of hatchery fish in the Upper Columbia are adipose-clipped and thus harvestable (WDFW 2024).</w:t>
      </w:r>
    </w:p>
    <w:p w14:paraId="53BE3C10" w14:textId="5094456E" w:rsidR="007D5ABA" w:rsidRDefault="007D5ABA" w:rsidP="009C7A5A">
      <w:r>
        <w:t>We cannot rule out that hatchery and wild steelhead may differ in behaviors that influence detection probability or downstream migration success. Richins and Skalski (2018) found that hatchery stocks had 15–65% higher overshoot rates than wild fish, suggesting fundamental behavioral differences in navigation and homing, although we consider this explanation somewhat unlikely since it is a more complex mechanism rather than simply, exposure to a fishery.</w:t>
      </w:r>
      <w:r w:rsidR="00F03F9C">
        <w:t xml:space="preserve"> </w:t>
      </w:r>
      <w:commentRangeStart w:id="839"/>
      <w:r w:rsidR="00F03F9C">
        <w:t xml:space="preserve">Keefer et al. </w:t>
      </w:r>
      <w:r w:rsidR="00705317">
        <w:t>(</w:t>
      </w:r>
      <w:r w:rsidR="00F03F9C">
        <w:t>2008</w:t>
      </w:r>
      <w:r w:rsidR="00705317">
        <w:t>)</w:t>
      </w:r>
      <w:commentRangeEnd w:id="839"/>
      <w:r w:rsidR="006F77D6">
        <w:rPr>
          <w:rStyle w:val="CommentReference"/>
          <w:rFonts w:cstheme="minorBidi"/>
          <w:sz w:val="24"/>
          <w:szCs w:val="24"/>
        </w:rPr>
        <w:commentReference w:id="839"/>
      </w:r>
      <w:r w:rsidR="00705317">
        <w:t xml:space="preserve"> showed </w:t>
      </w:r>
      <w:del w:id="840" w:author="Andrew Gingerich" w:date="2026-04-15T14:38:00Z" w16du:dateUtc="2026-04-15T21:38:00Z">
        <w:r w:rsidR="00705317" w:rsidDel="00907A46">
          <w:delText xml:space="preserve">for example </w:delText>
        </w:r>
      </w:del>
      <w:r w:rsidR="00705317">
        <w:t xml:space="preserve">that </w:t>
      </w:r>
      <w:r w:rsidR="00891363">
        <w:t xml:space="preserve">adult summer steelhead </w:t>
      </w:r>
      <w:del w:id="841" w:author="Andrew Gingerich" w:date="2026-04-15T14:38:00Z" w16du:dateUtc="2026-04-15T21:38:00Z">
        <w:r w:rsidR="000E5F78" w:rsidDel="00907A46">
          <w:delText xml:space="preserve">carrying radio tags and </w:delText>
        </w:r>
      </w:del>
      <w:r w:rsidR="00891363">
        <w:t>that overwinter</w:t>
      </w:r>
      <w:r w:rsidR="001E0FA5">
        <w:t>ed</w:t>
      </w:r>
      <w:r w:rsidR="00891363">
        <w:t xml:space="preserve"> in the hydrosystem reservoir</w:t>
      </w:r>
      <w:r w:rsidR="001E0FA5">
        <w:t>s</w:t>
      </w:r>
      <w:r w:rsidR="00891363">
        <w:t xml:space="preserve"> </w:t>
      </w:r>
      <w:r w:rsidR="00FD7EF9">
        <w:t>show</w:t>
      </w:r>
      <w:r w:rsidR="001E0FA5">
        <w:t>ed</w:t>
      </w:r>
      <w:r w:rsidR="00FD7EF9">
        <w:t xml:space="preserve"> higher overwinter survival compared to those overwintering in tributaries where winter fisheries exist. </w:t>
      </w:r>
    </w:p>
    <w:p w14:paraId="44131D2F" w14:textId="4C3A4F52" w:rsidR="007D5ABA" w:rsidRDefault="007D5ABA" w:rsidP="009C7A5A">
      <w:r>
        <w:t xml:space="preserve">It is also possible but highly unlikely that the harvest closure period (2016–2023) coincided with changes in environmental conditions, fish abundance, and potentially other </w:t>
      </w:r>
      <w:commentRangeStart w:id="842"/>
      <w:commentRangeStart w:id="843"/>
      <w:r>
        <w:lastRenderedPageBreak/>
        <w:t>management actions</w:t>
      </w:r>
      <w:commentRangeEnd w:id="842"/>
      <w:r>
        <w:rPr>
          <w:rStyle w:val="CommentReference"/>
          <w:rFonts w:cstheme="minorBidi"/>
          <w:sz w:val="24"/>
          <w:szCs w:val="24"/>
        </w:rPr>
        <w:commentReference w:id="842"/>
      </w:r>
      <w:commentRangeEnd w:id="843"/>
      <w:r>
        <w:rPr>
          <w:rStyle w:val="CommentReference"/>
          <w:rFonts w:cstheme="minorBidi"/>
          <w:sz w:val="24"/>
          <w:szCs w:val="24"/>
        </w:rPr>
        <w:commentReference w:id="843"/>
      </w:r>
      <w:r>
        <w:t xml:space="preserve"> that could explain differences in return rates. While the harvest exposure covariate attempts to isolate the harvest effect, some confounding with period effects may remain. Perhaps the most plausible alternative mechanism is a change in detection probabilities downstream of Wells Dam throughout the study years. Since the earlier years of data inclusion tended to include permitted fisheries, it is possible in these years downstream detection was poor, thus explaining lower return rates. However, this is unlikely since instream detection arrays in the Entiat and Wenatchee have been funded and relatively consistent</w:t>
      </w:r>
      <w:ins w:id="844" w:author="Andrew Gingerich" w:date="2026-04-15T14:40:00Z" w16du:dateUtc="2026-04-15T21:40:00Z">
        <w:r w:rsidR="00626FBF">
          <w:t>ly</w:t>
        </w:r>
      </w:ins>
      <w:r>
        <w:t xml:space="preserve"> </w:t>
      </w:r>
      <w:commentRangeStart w:id="845"/>
      <w:commentRangeStart w:id="846"/>
      <w:r>
        <w:t>for the last 15-18 years</w:t>
      </w:r>
      <w:commentRangeEnd w:id="845"/>
      <w:r>
        <w:rPr>
          <w:rStyle w:val="CommentReference"/>
          <w:rFonts w:cstheme="minorBidi"/>
          <w:sz w:val="24"/>
          <w:szCs w:val="24"/>
        </w:rPr>
        <w:commentReference w:id="845"/>
      </w:r>
      <w:commentRangeEnd w:id="846"/>
      <w:r>
        <w:rPr>
          <w:rStyle w:val="CommentReference"/>
          <w:rFonts w:cstheme="minorBidi"/>
          <w:sz w:val="24"/>
          <w:szCs w:val="24"/>
        </w:rPr>
        <w:commentReference w:id="846"/>
      </w:r>
      <w:r>
        <w:t xml:space="preserve"> and are associated with strong funding sources from the Bonneville Power Administration, Grant and Chelan PUDs. </w:t>
      </w:r>
    </w:p>
    <w:p w14:paraId="2C537914" w14:textId="23C239AC" w:rsidR="007D5ABA" w:rsidRDefault="007D5ABA" w:rsidP="009C7A5A">
      <w:bookmarkStart w:id="847" w:name="Xe974ad8086a92638e5eea773ed75c05f59222f9"/>
      <w:r>
        <w:t>Distinguishing among these mechanisms would require additional data on actual harvest encounters, fish movements between detection sites, and individual fate assignments. Radio or acoustic telemetry studies that tagged known origin steelhead from the Wenatchee and Entiat could provide finer-resolution movement data to assess harvest interactions.</w:t>
      </w:r>
      <w:bookmarkEnd w:id="847"/>
      <w:del w:id="848" w:author="Andrew Gingerich" w:date="2026-04-15T14:55:00Z" w16du:dateUtc="2026-04-15T21:55:00Z">
        <w:r w:rsidDel="00BD1587">
          <w:delText xml:space="preserve"> The harvest effect on reduced overshoot returns is supported by Fuchs et al. (2018) who tagged </w:delText>
        </w:r>
      </w:del>
      <w:del w:id="849" w:author="Andrew Gingerich" w:date="2026-04-15T14:50:00Z" w16du:dateUtc="2026-04-15T21:50:00Z">
        <w:r w:rsidDel="004E0CD1">
          <w:delText xml:space="preserve">hundreds of </w:delText>
        </w:r>
      </w:del>
      <w:del w:id="850" w:author="Andrew Gingerich" w:date="2026-04-15T14:55:00Z" w16du:dateUtc="2026-04-15T21:55:00Z">
        <w:r w:rsidDel="00BD1587">
          <w:delText>steelhead at Priest Rapids Dam</w:delText>
        </w:r>
      </w:del>
      <w:r>
        <w:t xml:space="preserve">. </w:t>
      </w:r>
    </w:p>
    <w:p w14:paraId="1958C86A" w14:textId="4F263617" w:rsidR="007D5ABA" w:rsidRDefault="007D5ABA" w:rsidP="00474920">
      <w:pPr>
        <w:pStyle w:val="Heading2"/>
      </w:pPr>
      <w:r>
        <w:t>Spill Effects are Negligible After Accounting for Harvest</w:t>
      </w:r>
    </w:p>
    <w:p w14:paraId="7E0D3D4E" w14:textId="38C5FF06" w:rsidR="007D5ABA" w:rsidRDefault="007D5ABA" w:rsidP="009C7A5A">
      <w:r>
        <w:t>In contrast to harvest exposure, spill effects were small and inconsistent across models and seasonal windows. The one potentially significant finding, a negative effect of Fall SpillHours, was not replicated by other fall spill metrics and may represent a spurious correlation or confounding with other factors that vary with SpillHours specifically. Further, we have difficulty explaining why fall spill would be negative for overshooting fish</w:t>
      </w:r>
      <w:del w:id="851" w:author="Andrew Gingerich" w:date="2026-04-15T14:58:00Z" w16du:dateUtc="2026-04-15T21:58:00Z">
        <w:r w:rsidDel="00EE6255">
          <w:delText xml:space="preserve"> since things like supersaturation of gas in the fall periods are rare</w:delText>
        </w:r>
      </w:del>
      <w:r>
        <w:t xml:space="preserve">. </w:t>
      </w:r>
    </w:p>
    <w:p w14:paraId="5CF5DF62" w14:textId="6015DB06" w:rsidR="007D5ABA" w:rsidRDefault="007D5ABA" w:rsidP="009C7A5A">
      <w:bookmarkStart w:id="852" w:name="X1bc89ee5a5b320a76a66e4c6adf048b80d7da12"/>
      <w:r>
        <w:t xml:space="preserve">The lack of relationship of spill frequency and magnitude with return rates has important management implications. It suggests that spill operations during the fall or spring periods do not substantially influence whether overshoot steelhead return downstream. Min et al., (2025), arrived at the same conclusion </w:t>
      </w:r>
      <w:del w:id="853" w:author="Andrew Gingerich" w:date="2026-04-15T14:59:00Z" w16du:dateUtc="2026-04-15T21:59:00Z">
        <w:r w:rsidDel="006D0E7B">
          <w:delText xml:space="preserve">for </w:delText>
        </w:r>
      </w:del>
      <w:ins w:id="854" w:author="Andrew Gingerich" w:date="2026-04-15T14:59:00Z" w16du:dateUtc="2026-04-15T21:59:00Z">
        <w:r w:rsidR="006D0E7B">
          <w:t>when modeling</w:t>
        </w:r>
        <w:r w:rsidR="006D0E7B">
          <w:t xml:space="preserve"> </w:t>
        </w:r>
      </w:ins>
      <w:r>
        <w:t xml:space="preserve">overshooting Entiat river Steelhead return rates and varied winter spill days at Wells Dam. Likewise, when these researchers looked at winter spill day frequency at Rocky Reach Dam, they did not observe statistically significant effects on Wenatchee River return rates for adult steelhead overshooting that Project. Finally, modeled 0, 30, 60, and 90 winter spill days at Priest Rapids Dam did not seem to improve Yakima River return rates of overshooting steelhead at that hydroelectric project. Our results no only comport with Min et al (2025) but arrived at a similar conclusion for Wenatchee and Entiat River Steelhead overshooting Wells Dam when varied fall spill was made available to them.  Therefore, previous hypotheses that spill creates cues or conditions facilitating fallback are not supported by this analysis. </w:t>
      </w:r>
      <w:commentRangeStart w:id="855"/>
      <w:r w:rsidRPr="007B3E74">
        <w:rPr>
          <w:b/>
          <w:bCs/>
        </w:rPr>
        <w:t xml:space="preserve">Given these results, fish managers and hydro-operators implementing </w:t>
      </w:r>
      <w:r w:rsidRPr="007B3E74">
        <w:rPr>
          <w:b/>
          <w:bCs/>
        </w:rPr>
        <w:lastRenderedPageBreak/>
        <w:t xml:space="preserve">targeted spill regimes in the fall and late winter at Wells Dam are likely to be disappointed in results that target increased return rate outcomes for overshooting steelhead.  </w:t>
      </w:r>
      <w:commentRangeEnd w:id="855"/>
      <w:r>
        <w:rPr>
          <w:rStyle w:val="CommentReference"/>
          <w:rFonts w:cstheme="minorBidi"/>
          <w:sz w:val="24"/>
          <w:szCs w:val="24"/>
        </w:rPr>
        <w:commentReference w:id="855"/>
      </w:r>
      <w:r>
        <w:t xml:space="preserve">However, our analysis cannot rule out spill effects on other aspects of overshoot biology, such as migration timing or route </w:t>
      </w:r>
      <w:bookmarkEnd w:id="852"/>
      <w:r>
        <w:t>selection.</w:t>
      </w:r>
    </w:p>
    <w:p w14:paraId="5F878ACA" w14:textId="77777777" w:rsidR="007D5ABA" w:rsidRDefault="007D5ABA" w:rsidP="009C7A5A">
      <w:r>
        <w:t xml:space="preserve">We also considered whether our spill dataset had enough range of spill operations to be meaningful. Interestingly, the authors were surprised to observed that falls spill is not uncommon at Wells Dam. Most years in our dataset have more than 500 hours of any spill August-November (mean 535 spill hours or &gt;16% of all hours), and an average of 22 days across the four-month period where spill occurred at some point during the day. Spring spill was more variable than observed fall spill. As many as 28 days during three months (2018) had observed spill and as littles as zero days in 2010. In both seasonal periods, a range of conditions were presented where the model was expected to find relationships between spill operations and return rates should they be present (Figure 1A and B). Both the magnitude and frequency of spill showed impressive variability </w:t>
      </w:r>
      <w:r w:rsidRPr="00871383">
        <w:rPr>
          <w:highlight w:val="yellow"/>
          <w:rPrChange w:id="856" w:author="Katie Kendall" w:date="2026-04-01T13:39:00Z" w16du:dateUtc="2026-04-01T20:39:00Z">
            <w:rPr/>
          </w:rPrChange>
        </w:rPr>
        <w:t>(Table 1),</w:t>
      </w:r>
      <w:r>
        <w:t xml:space="preserve"> especially in the spring. A detailed description of the variation in this data is found in Appendix A and a sample in Figure 1. We also found there was no relationship between fall spill rates and spring spill (a heavy fall spill season wasn’t correlated with a heavy spring season; Figure 2), which was an ideal outcome that allowed us test these seasonal periods independently. </w:t>
      </w:r>
    </w:p>
    <w:p w14:paraId="7CB53E6F" w14:textId="77777777" w:rsidR="00871383" w:rsidRDefault="007D5ABA" w:rsidP="00871383">
      <w:pPr>
        <w:pStyle w:val="CaptionedFigure"/>
        <w:rPr>
          <w:ins w:id="857" w:author="Katie Kendall" w:date="2026-03-20T08:27:00Z" w16du:dateUtc="2026-03-20T15:27:00Z"/>
        </w:rPr>
      </w:pPr>
      <w:r>
        <w:rPr>
          <w:noProof/>
        </w:rPr>
        <w:lastRenderedPageBreak/>
        <w:drawing>
          <wp:inline distT="0" distB="0" distL="0" distR="0" wp14:anchorId="709B28C5" wp14:editId="00E1A7B4">
            <wp:extent cx="6134100" cy="4564380"/>
            <wp:effectExtent l="0" t="0" r="0" b="7620"/>
            <wp:docPr id="23" name="Picture" descr="Figure 1. Interannual variability in total spill volume (KCFS-hours) at Wells Dam. Panel A: Fall (Aug–Nov). Panel B: Spring (Jan–Mar). Dashed line = 20-year mean. Orange bars = harvest-open years; blue bars = harvest-closed years (2016–2023). Note the substantially greater variability in the spring panel."/>
            <wp:cNvGraphicFramePr/>
            <a:graphic xmlns:a="http://schemas.openxmlformats.org/drawingml/2006/main">
              <a:graphicData uri="http://schemas.openxmlformats.org/drawingml/2006/picture">
                <pic:pic xmlns:pic="http://schemas.openxmlformats.org/drawingml/2006/picture">
                  <pic:nvPicPr>
                    <pic:cNvPr id="24" name="Picture" descr="spill_variability_fig1_volume.png"/>
                    <pic:cNvPicPr>
                      <a:picLocks noChangeAspect="1" noChangeArrowheads="1"/>
                    </pic:cNvPicPr>
                  </pic:nvPicPr>
                  <pic:blipFill>
                    <a:blip r:embed="rId17"/>
                    <a:stretch>
                      <a:fillRect/>
                    </a:stretch>
                  </pic:blipFill>
                  <pic:spPr bwMode="auto">
                    <a:xfrm>
                      <a:off x="0" y="0"/>
                      <a:ext cx="6134100" cy="4564380"/>
                    </a:xfrm>
                    <a:prstGeom prst="rect">
                      <a:avLst/>
                    </a:prstGeom>
                    <a:noFill/>
                    <a:ln w="9525">
                      <a:noFill/>
                      <a:headEnd/>
                      <a:tailEnd/>
                    </a:ln>
                  </pic:spPr>
                </pic:pic>
              </a:graphicData>
            </a:graphic>
          </wp:inline>
        </w:drawing>
      </w:r>
    </w:p>
    <w:p w14:paraId="6DE45F91" w14:textId="534083D5" w:rsidR="007D5ABA" w:rsidRDefault="00871383" w:rsidP="00871383">
      <w:pPr>
        <w:pStyle w:val="Caption"/>
        <w:rPr>
          <w:ins w:id="858" w:author="Katie Kendall" w:date="2026-03-20T08:28:00Z" w16du:dateUtc="2026-03-20T15:28:00Z"/>
        </w:rPr>
      </w:pPr>
      <w:ins w:id="859" w:author="Katie Kendall" w:date="2026-03-20T08:27:00Z" w16du:dateUtc="2026-03-20T15:27:00Z">
        <w:r>
          <w:t xml:space="preserve">Figure </w:t>
        </w:r>
        <w:r>
          <w:fldChar w:fldCharType="begin"/>
        </w:r>
        <w:r>
          <w:instrText xml:space="preserve"> SEQ Figure \* ARABIC </w:instrText>
        </w:r>
      </w:ins>
      <w:r>
        <w:fldChar w:fldCharType="separate"/>
      </w:r>
      <w:ins w:id="860" w:author="Katie Kendall" w:date="2026-03-20T08:29:00Z" w16du:dateUtc="2026-03-20T15:29:00Z">
        <w:r>
          <w:rPr>
            <w:noProof/>
          </w:rPr>
          <w:t>1</w:t>
        </w:r>
      </w:ins>
      <w:ins w:id="861" w:author="Katie Kendall" w:date="2026-03-20T08:27:00Z" w16du:dateUtc="2026-03-20T15:27:00Z">
        <w:r>
          <w:fldChar w:fldCharType="end"/>
        </w:r>
        <w:r>
          <w:t xml:space="preserve">. </w:t>
        </w:r>
        <w:r w:rsidRPr="00D34E94">
          <w:t>Interannual variability in total spill volume (KCFS-hours) at Wells Dam. Panel A: Fall (Aug–Nov). Panel B: Spring (Jan–Mar). Dashed line = 20-year mean. Orange bars = harvest-open years; blue bars = harvest-closed years (2016–2023).</w:t>
        </w:r>
        <w:r>
          <w:t xml:space="preserve"> </w:t>
        </w:r>
        <w:r w:rsidRPr="002437B9">
          <w:t>Note the substantially greater variability in the spring panel.</w:t>
        </w:r>
      </w:ins>
    </w:p>
    <w:p w14:paraId="7EE7609D" w14:textId="77777777" w:rsidR="00871383" w:rsidRPr="00871383" w:rsidRDefault="00871383">
      <w:pPr>
        <w:pPrChange w:id="862" w:author="Katie Kendall" w:date="2026-03-20T08:28:00Z" w16du:dateUtc="2026-03-20T15:28:00Z">
          <w:pPr>
            <w:pStyle w:val="CaptionedFigure"/>
          </w:pPr>
        </w:pPrChange>
      </w:pPr>
    </w:p>
    <w:p w14:paraId="6D332500" w14:textId="77777777" w:rsidR="007D5ABA" w:rsidRPr="002437B9" w:rsidRDefault="007D5ABA" w:rsidP="00EF3A21">
      <w:pPr>
        <w:pStyle w:val="ImageCaption"/>
        <w:rPr>
          <w:del w:id="863" w:author="Katie Kendall" w:date="2026-03-20T08:27:00Z" w16du:dateUtc="2026-03-20T15:27:00Z"/>
        </w:rPr>
      </w:pPr>
      <w:del w:id="864" w:author="Katie Kendall" w:date="2026-03-20T08:27:00Z" w16du:dateUtc="2026-03-20T15:27:00Z">
        <w:r w:rsidRPr="002437B9">
          <w:rPr>
            <w:b/>
            <w:bCs/>
          </w:rPr>
          <w:delText>Figure 1.</w:delText>
        </w:r>
        <w:r w:rsidRPr="002437B9">
          <w:delText xml:space="preserve"> Interannual variability in total spill volume (KCFS-hours) at Wells Dam. Panel A: Fall (Aug–Nov). Panel B: Spring (Jan–Mar). Dashed line = 20-year mean. Orange bars = harvest-open years; blue bars = harvest-closed years (2016–2023). Note the substantially greater variability in the spring panel.</w:delText>
        </w:r>
      </w:del>
    </w:p>
    <w:p w14:paraId="193BB091" w14:textId="77777777" w:rsidR="00871383" w:rsidRDefault="007D5ABA" w:rsidP="00871383">
      <w:pPr>
        <w:pStyle w:val="CaptionedFigure"/>
        <w:rPr>
          <w:ins w:id="865" w:author="Katie Kendall" w:date="2026-03-20T08:29:00Z" w16du:dateUtc="2026-03-20T15:29:00Z"/>
        </w:rPr>
      </w:pPr>
      <w:r>
        <w:rPr>
          <w:noProof/>
        </w:rPr>
        <w:lastRenderedPageBreak/>
        <w:drawing>
          <wp:inline distT="0" distB="0" distL="0" distR="0" wp14:anchorId="18532947" wp14:editId="49634D47">
            <wp:extent cx="5943600" cy="5094514"/>
            <wp:effectExtent l="0" t="0" r="0" b="0"/>
            <wp:docPr id="206701674" name="Picture" descr="Figure 3. Scatter plot of fall vs. spring total spill volume by year. Each point represents one spill year, labeled by year. The linear fit (grey line, 95% CI shaded) shows a weak negative relationship (r = −0.19), confirming that fall and spring spill are essentially independent."/>
            <wp:cNvGraphicFramePr/>
            <a:graphic xmlns:a="http://schemas.openxmlformats.org/drawingml/2006/main">
              <a:graphicData uri="http://schemas.openxmlformats.org/drawingml/2006/picture">
                <pic:pic xmlns:pic="http://schemas.openxmlformats.org/drawingml/2006/picture">
                  <pic:nvPicPr>
                    <pic:cNvPr id="39" name="Picture" descr="spill_variability_fig3_scatter.png"/>
                    <pic:cNvPicPr>
                      <a:picLocks noChangeAspect="1" noChangeArrowheads="1"/>
                    </pic:cNvPicPr>
                  </pic:nvPicPr>
                  <pic:blipFill>
                    <a:blip r:embed="rId18"/>
                    <a:stretch>
                      <a:fillRect/>
                    </a:stretch>
                  </pic:blipFill>
                  <pic:spPr bwMode="auto">
                    <a:xfrm>
                      <a:off x="0" y="0"/>
                      <a:ext cx="5943600" cy="5094514"/>
                    </a:xfrm>
                    <a:prstGeom prst="rect">
                      <a:avLst/>
                    </a:prstGeom>
                    <a:noFill/>
                    <a:ln w="9525">
                      <a:noFill/>
                      <a:headEnd/>
                      <a:tailEnd/>
                    </a:ln>
                  </pic:spPr>
                </pic:pic>
              </a:graphicData>
            </a:graphic>
          </wp:inline>
        </w:drawing>
      </w:r>
    </w:p>
    <w:p w14:paraId="5E1F5D6B" w14:textId="76A3A60B" w:rsidR="007D5ABA" w:rsidRDefault="00871383">
      <w:pPr>
        <w:pStyle w:val="Caption"/>
        <w:pPrChange w:id="866" w:author="Katie Kendall" w:date="2026-04-01T13:39:00Z" w16du:dateUtc="2026-04-01T20:39:00Z">
          <w:pPr>
            <w:pStyle w:val="CaptionedFigure"/>
          </w:pPr>
        </w:pPrChange>
      </w:pPr>
      <w:ins w:id="867" w:author="Katie Kendall" w:date="2026-03-20T08:29:00Z" w16du:dateUtc="2026-03-20T15:29:00Z">
        <w:r>
          <w:t xml:space="preserve">Figure </w:t>
        </w:r>
        <w:r>
          <w:fldChar w:fldCharType="begin"/>
        </w:r>
        <w:r>
          <w:instrText xml:space="preserve"> SEQ Figure \* ARABIC </w:instrText>
        </w:r>
      </w:ins>
      <w:r>
        <w:fldChar w:fldCharType="separate"/>
      </w:r>
      <w:ins w:id="868" w:author="Katie Kendall" w:date="2026-03-20T08:29:00Z" w16du:dateUtc="2026-03-20T15:29:00Z">
        <w:r>
          <w:rPr>
            <w:noProof/>
          </w:rPr>
          <w:t>2</w:t>
        </w:r>
        <w:r>
          <w:fldChar w:fldCharType="end"/>
        </w:r>
        <w:r>
          <w:t xml:space="preserve">. </w:t>
        </w:r>
        <w:r w:rsidRPr="00915438">
          <w:t xml:space="preserve">Scatter plot of fall vs. spring total spill volume by year. Each point represents one spill year, labeled by year. The linear fit (grey line, 95% CI shaded) shows a weak negative relationship (r = −0.19), confirming that fall and spring spill are </w:t>
        </w:r>
        <w:r w:rsidRPr="007B3E74">
          <w:t>essentially independent.</w:t>
        </w:r>
      </w:ins>
    </w:p>
    <w:p w14:paraId="744FCBC7" w14:textId="77777777" w:rsidR="007D5ABA" w:rsidRPr="007B3E74" w:rsidRDefault="007D5ABA" w:rsidP="00EF3A21">
      <w:pPr>
        <w:pStyle w:val="ImageCaption"/>
        <w:rPr>
          <w:del w:id="869" w:author="Katie Kendall" w:date="2026-03-20T08:29:00Z" w16du:dateUtc="2026-03-20T15:29:00Z"/>
        </w:rPr>
      </w:pPr>
      <w:del w:id="870" w:author="Katie Kendall" w:date="2026-03-20T08:29:00Z" w16du:dateUtc="2026-03-20T15:29:00Z">
        <w:r w:rsidRPr="007B3E74">
          <w:rPr>
            <w:b/>
            <w:bCs/>
          </w:rPr>
          <w:delText>Figure 2.</w:delText>
        </w:r>
        <w:r w:rsidRPr="007B3E74">
          <w:delText xml:space="preserve"> Scatter plot of fall vs. spring total spill volume by year. Each point represents one spill year, labeled by year. The linear fit (grey line, 95% CI shaded) shows a weak negative relationship (r = −0.19), confirming that fall and spring spill are essentially independent.</w:delText>
        </w:r>
      </w:del>
    </w:p>
    <w:p w14:paraId="6C7F9CAE" w14:textId="364DE310" w:rsidR="007D5ABA" w:rsidRDefault="007D5ABA" w:rsidP="00474920">
      <w:pPr>
        <w:pStyle w:val="Heading2"/>
      </w:pPr>
      <w:r>
        <w:t>Year-to-Year Variation</w:t>
      </w:r>
    </w:p>
    <w:p w14:paraId="76AA9DFF" w14:textId="77777777" w:rsidR="007D5ABA" w:rsidRDefault="007D5ABA" w:rsidP="009C7A5A">
      <w:r>
        <w:t xml:space="preserve">The substantial year random effects (σ ≈ 0.5–0.7) indicate that factors beyond spill and harvest exposure influence annual variation in downstream return rates. Potential sources of this variation could include water temperature conditions affecting fish physiology and behavior, flow conditions affecting dam passage, fish condition and health varying by </w:t>
      </w:r>
      <w:r>
        <w:lastRenderedPageBreak/>
        <w:t>cohort, changes in detection infrastructure affecting apparent fates, and stochastic variation due to small sample sizes in some years.</w:t>
      </w:r>
    </w:p>
    <w:p w14:paraId="0A7C27DE" w14:textId="77777777" w:rsidR="007D5ABA" w:rsidRDefault="007D5ABA" w:rsidP="009C7A5A">
      <w:bookmarkStart w:id="871" w:name="year-to-year-variation"/>
      <w:r>
        <w:t xml:space="preserve">The hierarchical model structure appropriately accounts for this variation through partial pooling, preventing any single unusual year from unduly influencing the overall </w:t>
      </w:r>
      <w:commentRangeStart w:id="872"/>
      <w:commentRangeStart w:id="873"/>
      <w:r>
        <w:t>inference</w:t>
      </w:r>
      <w:commentRangeEnd w:id="872"/>
      <w:r>
        <w:rPr>
          <w:rStyle w:val="CommentReference"/>
          <w:rFonts w:cstheme="minorBidi"/>
          <w:sz w:val="24"/>
          <w:szCs w:val="24"/>
        </w:rPr>
        <w:commentReference w:id="872"/>
      </w:r>
      <w:commentRangeEnd w:id="873"/>
      <w:r>
        <w:rPr>
          <w:rStyle w:val="CommentReference"/>
          <w:rFonts w:cstheme="minorBidi"/>
          <w:sz w:val="24"/>
          <w:szCs w:val="24"/>
        </w:rPr>
        <w:commentReference w:id="873"/>
      </w:r>
      <w:r>
        <w:t>.</w:t>
      </w:r>
      <w:bookmarkEnd w:id="871"/>
    </w:p>
    <w:p w14:paraId="5812163C" w14:textId="31E47F89" w:rsidR="007D5ABA" w:rsidRDefault="007D5ABA" w:rsidP="00474920">
      <w:pPr>
        <w:pStyle w:val="Heading2"/>
      </w:pPr>
      <w:r>
        <w:t>Conclusions</w:t>
      </w:r>
    </w:p>
    <w:p w14:paraId="48EBEA8A" w14:textId="77777777" w:rsidR="007D5ABA" w:rsidRDefault="007D5ABA" w:rsidP="009C7A5A">
      <w:r>
        <w:t>Our findings complement the growing body of research on Columbia Basin steelhead overshoot. Murdoch et al. (2022) documented the abundance and migration success of overshoot steelhead but chose not to evaluate harvest exposure as a predictor because of assumed low harvest effects on wild steelhead. Richins and Skalski (2018) characterized overshoot patterns and identified temperature as a key driver but focused on overshoot occurrence rather than subsequent fate.</w:t>
      </w:r>
    </w:p>
    <w:p w14:paraId="1D919BCF" w14:textId="083086D9" w:rsidR="009C7A5A" w:rsidRDefault="007D5ABA" w:rsidP="009C7A5A">
      <w:bookmarkStart w:id="874" w:name="comparison-with-previous-research"/>
      <w:r>
        <w:t>This study adds to the literature by demonstrating that post-overshoot fate is strongly associated with harvest exposure status but that fall and winter spill variation at Wells Dam does not explain Entiat and Wenatchee River return rates. The use of Bayesian hierarchical methods, as recommended for conservation applications (Thorson and Kristensen 2024; Scheuerell et al. 2015), provides principled uncertainty quantification and appropriate handling of the complex data structure.</w:t>
      </w:r>
      <w:bookmarkEnd w:id="874"/>
      <w:r w:rsidR="009C7A5A">
        <w:br w:type="page"/>
      </w:r>
    </w:p>
    <w:p w14:paraId="76130859" w14:textId="77777777" w:rsidR="007D5ABA" w:rsidRDefault="007D5ABA" w:rsidP="009C7A5A">
      <w:pPr>
        <w:pStyle w:val="Heading1"/>
      </w:pPr>
      <w:r>
        <w:lastRenderedPageBreak/>
        <w:t>References</w:t>
      </w:r>
    </w:p>
    <w:p w14:paraId="5334285B" w14:textId="77777777" w:rsidR="007D5ABA" w:rsidRDefault="007D5ABA" w:rsidP="00EF3A21">
      <w:pPr>
        <w:pStyle w:val="FirstParagraph"/>
      </w:pPr>
      <w:r>
        <w:t xml:space="preserve">Bürkner, P.-C. 2017. brms: An R package for Bayesian multilevel models using Stan. </w:t>
      </w:r>
      <w:r>
        <w:rPr>
          <w:i/>
          <w:iCs/>
        </w:rPr>
        <w:t>Journal of Statistical Software</w:t>
      </w:r>
      <w:r>
        <w:t xml:space="preserve"> 80(1):1–28.</w:t>
      </w:r>
    </w:p>
    <w:p w14:paraId="12FD05CD" w14:textId="77777777" w:rsidR="007D5ABA" w:rsidRDefault="007D5ABA">
      <w:pPr>
        <w:pStyle w:val="BodyText"/>
        <w:spacing w:line="240" w:lineRule="auto"/>
        <w:pPrChange w:id="875" w:author="Katie Kendall" w:date="2026-04-01T13:39:00Z" w16du:dateUtc="2026-04-01T20:39:00Z">
          <w:pPr>
            <w:pStyle w:val="BodyText"/>
          </w:pPr>
        </w:pPrChange>
      </w:pPr>
      <w:r>
        <w:t xml:space="preserve">Bürkner, P.-C. 2018. Advanced Bayesian multilevel modeling with the R package brms. </w:t>
      </w:r>
      <w:r>
        <w:rPr>
          <w:i/>
          <w:iCs/>
        </w:rPr>
        <w:t>The R Journal</w:t>
      </w:r>
      <w:r>
        <w:t xml:space="preserve"> 10(1):395–411.</w:t>
      </w:r>
    </w:p>
    <w:p w14:paraId="0FD43BAE" w14:textId="77777777" w:rsidR="007D5ABA" w:rsidRDefault="007D5ABA">
      <w:pPr>
        <w:pStyle w:val="BodyText"/>
        <w:spacing w:line="240" w:lineRule="auto"/>
        <w:pPrChange w:id="876" w:author="Katie Kendall" w:date="2026-04-01T13:39:00Z" w16du:dateUtc="2026-04-01T20:39:00Z">
          <w:pPr>
            <w:pStyle w:val="BodyText"/>
          </w:pPr>
        </w:pPrChange>
      </w:pPr>
      <w:r>
        <w:t xml:space="preserve">Gelman, A., A. Jakulin, M. G. Pittau, and Y.-S. Su. 2008. A weakly informative default prior distribution for logistic and other regression models. </w:t>
      </w:r>
      <w:r>
        <w:rPr>
          <w:i/>
          <w:iCs/>
        </w:rPr>
        <w:t>Annals of Applied Statistics</w:t>
      </w:r>
      <w:r>
        <w:t xml:space="preserve"> 2(4):1360–1383.</w:t>
      </w:r>
    </w:p>
    <w:p w14:paraId="5C022A25" w14:textId="77777777" w:rsidR="007D5ABA" w:rsidRDefault="007D5ABA">
      <w:pPr>
        <w:pStyle w:val="BodyText"/>
        <w:spacing w:line="240" w:lineRule="auto"/>
        <w:pPrChange w:id="877" w:author="Katie Kendall" w:date="2026-04-01T13:39:00Z" w16du:dateUtc="2026-04-01T20:39:00Z">
          <w:pPr>
            <w:pStyle w:val="BodyText"/>
          </w:pPr>
        </w:pPrChange>
      </w:pPr>
      <w:r w:rsidRPr="007E5BE2">
        <w:t>Ham, K.D., P.S. Titzler, R. P. Mueller, and R. Harnish. 2021. Evaluation of a Surface Spill Operation to Return Adult Steelhead Overshoots Downstream of McNary Dam. Final Report. Pacific Northwest National Laboratory. Richland, WA.</w:t>
      </w:r>
    </w:p>
    <w:p w14:paraId="5A17C686" w14:textId="77777777" w:rsidR="007D5ABA" w:rsidRDefault="007D5ABA">
      <w:pPr>
        <w:pStyle w:val="BodyText"/>
        <w:spacing w:line="240" w:lineRule="auto"/>
        <w:pPrChange w:id="878" w:author="Katie Kendall" w:date="2026-04-01T13:39:00Z" w16du:dateUtc="2026-04-01T20:39:00Z">
          <w:pPr>
            <w:pStyle w:val="BodyText"/>
          </w:pPr>
        </w:pPrChange>
      </w:pPr>
      <w:r>
        <w:t xml:space="preserve">Keefer, M. L., and C. C. Caudill. 2014. Homing and straying by anadromous salmonids: a review of mechanisms and rates. </w:t>
      </w:r>
      <w:r>
        <w:rPr>
          <w:i/>
          <w:iCs/>
        </w:rPr>
        <w:t>Reviews in Fish Biology and Fisheries</w:t>
      </w:r>
      <w:r>
        <w:t xml:space="preserve"> 24:333–368.</w:t>
      </w:r>
    </w:p>
    <w:p w14:paraId="5D27F0E6" w14:textId="77777777" w:rsidR="007D5ABA" w:rsidRDefault="007D5ABA">
      <w:pPr>
        <w:pStyle w:val="BodyText"/>
        <w:spacing w:line="240" w:lineRule="auto"/>
        <w:pPrChange w:id="879" w:author="Katie Kendall" w:date="2026-04-01T13:39:00Z" w16du:dateUtc="2026-04-01T20:39:00Z">
          <w:pPr>
            <w:pStyle w:val="BodyText"/>
          </w:pPr>
        </w:pPrChange>
      </w:pPr>
      <w:r>
        <w:t xml:space="preserve">Keefer, M. L., C. A. Peery, T. C. Bjornn, M. A. Jepson, and L. C. Stuehrenberg. 2008. Hydrosystem, dam, and reservoir passage rates of adult Chinook salmon and steelhead in the Columbia and Snake rivers. </w:t>
      </w:r>
      <w:r>
        <w:rPr>
          <w:i/>
          <w:iCs/>
        </w:rPr>
        <w:t>Transactions of the American Fisheries Society</w:t>
      </w:r>
      <w:r>
        <w:t xml:space="preserve"> 137:1185–1207.</w:t>
      </w:r>
    </w:p>
    <w:p w14:paraId="605188CF" w14:textId="77777777" w:rsidR="007D5ABA" w:rsidRDefault="007D5ABA">
      <w:pPr>
        <w:pStyle w:val="BodyText"/>
        <w:spacing w:line="240" w:lineRule="auto"/>
        <w:pPrChange w:id="880" w:author="Katie Kendall" w:date="2026-04-01T13:39:00Z" w16du:dateUtc="2026-04-01T20:39:00Z">
          <w:pPr>
            <w:pStyle w:val="BodyText"/>
          </w:pPr>
        </w:pPrChange>
      </w:pPr>
      <w:r w:rsidRPr="00553362">
        <w:t>Keefer, M.L, C.A. Peery and B. High. 2009 Behavioral Thermoregulation and Associated Mortality Trade-Offs in Migrating Adult Steelhead (Oncorhynchus Mykis): Variability Among Sympatric Populations. Canadian Journal of Fisheries and Aquatic Sciences 66:1734-1747.</w:t>
      </w:r>
    </w:p>
    <w:p w14:paraId="32FA6490" w14:textId="77777777" w:rsidR="007D5ABA" w:rsidRDefault="007D5ABA">
      <w:pPr>
        <w:pStyle w:val="BodyText"/>
        <w:spacing w:line="240" w:lineRule="auto"/>
        <w:pPrChange w:id="881" w:author="Katie Kendall" w:date="2026-04-01T13:39:00Z" w16du:dateUtc="2026-04-01T20:39:00Z">
          <w:pPr>
            <w:pStyle w:val="BodyText"/>
          </w:pPr>
        </w:pPrChange>
      </w:pPr>
      <w:r w:rsidRPr="00B03403">
        <w:t>Min, M.A, R.A., Buchanan, M.D. Scheuerell. 2025. Modeling Climate and Hydropower Influences on the Movement Decisions of an Anadromous Species. Global Change Biology 31:e70533.</w:t>
      </w:r>
    </w:p>
    <w:p w14:paraId="4AF0A95A" w14:textId="77777777" w:rsidR="007D5ABA" w:rsidRDefault="007D5ABA">
      <w:pPr>
        <w:pStyle w:val="BodyText"/>
        <w:spacing w:line="240" w:lineRule="auto"/>
        <w:pPrChange w:id="882" w:author="Katie Kendall" w:date="2026-04-01T13:39:00Z" w16du:dateUtc="2026-04-01T20:39:00Z">
          <w:pPr>
            <w:pStyle w:val="BodyText"/>
          </w:pPr>
        </w:pPrChange>
      </w:pPr>
      <w:r>
        <w:t xml:space="preserve">Muir, W. D., S. G. Smith, J. G. Williams, and B. P. Sandford. 2001. Survival of juvenile salmonids passing through bypass systems, turbines, and spillways with and without flow deflectors at Snake River dams. </w:t>
      </w:r>
      <w:r>
        <w:rPr>
          <w:i/>
          <w:iCs/>
        </w:rPr>
        <w:t>North American Journal of Fisheries Management</w:t>
      </w:r>
      <w:r>
        <w:t xml:space="preserve"> 21:135–146.</w:t>
      </w:r>
    </w:p>
    <w:p w14:paraId="0D9DAEA6" w14:textId="77777777" w:rsidR="007D5ABA" w:rsidRDefault="007D5ABA">
      <w:pPr>
        <w:pStyle w:val="BodyText"/>
        <w:spacing w:line="240" w:lineRule="auto"/>
        <w:pPrChange w:id="883" w:author="Katie Kendall" w:date="2026-04-01T13:39:00Z" w16du:dateUtc="2026-04-01T20:39:00Z">
          <w:pPr>
            <w:pStyle w:val="BodyText"/>
          </w:pPr>
        </w:pPrChange>
      </w:pPr>
      <w:r>
        <w:t xml:space="preserve">Murdoch, A. R., C. O. Ochieng, and C. M. Moffett. 2022. Abundance and migration success of overshoot steelhead in the Upper Columbia River. </w:t>
      </w:r>
      <w:r>
        <w:rPr>
          <w:i/>
          <w:iCs/>
        </w:rPr>
        <w:t>North American Journal of Fisheries Management</w:t>
      </w:r>
      <w:r>
        <w:t xml:space="preserve"> 42:1066–1079.</w:t>
      </w:r>
    </w:p>
    <w:p w14:paraId="7541DEAF" w14:textId="77777777" w:rsidR="007D5ABA" w:rsidRDefault="007D5ABA">
      <w:pPr>
        <w:pStyle w:val="BodyText"/>
        <w:spacing w:line="240" w:lineRule="auto"/>
        <w:pPrChange w:id="884" w:author="Katie Kendall" w:date="2026-04-01T13:39:00Z" w16du:dateUtc="2026-04-01T20:39:00Z">
          <w:pPr>
            <w:pStyle w:val="BodyText"/>
          </w:pPr>
        </w:pPrChange>
      </w:pPr>
      <w:r>
        <w:t>NOAA Fisheries. 2024. Upper Columbia River steelhead. https://www.fisheries.noaa.gov/west-coast/endangered-species-conservation/upper-columbia-river-steelhead</w:t>
      </w:r>
    </w:p>
    <w:p w14:paraId="7B08CB3E" w14:textId="77777777" w:rsidR="007D5ABA" w:rsidRDefault="007D5ABA">
      <w:pPr>
        <w:pStyle w:val="BodyText"/>
        <w:spacing w:line="240" w:lineRule="auto"/>
        <w:pPrChange w:id="885" w:author="Katie Kendall" w:date="2026-04-01T13:39:00Z" w16du:dateUtc="2026-04-01T20:39:00Z">
          <w:pPr>
            <w:pStyle w:val="BodyText"/>
          </w:pPr>
        </w:pPrChange>
      </w:pPr>
      <w:r>
        <w:t>Ogle, D. H. 2024. Bayesian LVB I - brms. fishR. https://fishr-core-team.github.io/fishR/blog/posts/2024-2-5_LVB_brms/</w:t>
      </w:r>
    </w:p>
    <w:p w14:paraId="1B6A0A7A" w14:textId="77777777" w:rsidR="007D5ABA" w:rsidRDefault="007D5ABA">
      <w:pPr>
        <w:pStyle w:val="BodyText"/>
        <w:spacing w:line="240" w:lineRule="auto"/>
        <w:pPrChange w:id="886" w:author="Katie Kendall" w:date="2026-04-01T13:39:00Z" w16du:dateUtc="2026-04-01T20:39:00Z">
          <w:pPr>
            <w:pStyle w:val="BodyText"/>
          </w:pPr>
        </w:pPrChange>
      </w:pPr>
      <w:r>
        <w:t>R Core Team. 2023. R: A language and environment for statistical computing. R Foundation for Statistical Computing, Vienna, Austria.</w:t>
      </w:r>
    </w:p>
    <w:p w14:paraId="4E20B506" w14:textId="77777777" w:rsidR="007D5ABA" w:rsidRDefault="007D5ABA">
      <w:pPr>
        <w:pStyle w:val="BodyText"/>
        <w:spacing w:line="240" w:lineRule="auto"/>
        <w:pPrChange w:id="887" w:author="Katie Kendall" w:date="2026-04-01T13:39:00Z" w16du:dateUtc="2026-04-01T20:39:00Z">
          <w:pPr>
            <w:pStyle w:val="BodyText"/>
          </w:pPr>
        </w:pPrChange>
      </w:pPr>
      <w:r>
        <w:lastRenderedPageBreak/>
        <w:t xml:space="preserve">Richins, S. M., and J. R. Skalski. 2018. Steelhead overshoot and fallback rates in the Columbia–Snake River basin and the influence of hatchery and hydrosystem operations. </w:t>
      </w:r>
      <w:r>
        <w:rPr>
          <w:i/>
          <w:iCs/>
        </w:rPr>
        <w:t>North American Journal of Fisheries Management</w:t>
      </w:r>
      <w:r>
        <w:t xml:space="preserve"> 38:1122–1137.</w:t>
      </w:r>
    </w:p>
    <w:p w14:paraId="57CD84B0" w14:textId="77777777" w:rsidR="007D5ABA" w:rsidRDefault="007D5ABA">
      <w:pPr>
        <w:pStyle w:val="BodyText"/>
        <w:spacing w:line="240" w:lineRule="auto"/>
        <w:pPrChange w:id="888" w:author="Katie Kendall" w:date="2026-04-01T13:39:00Z" w16du:dateUtc="2026-04-01T20:39:00Z">
          <w:pPr>
            <w:pStyle w:val="BodyText"/>
          </w:pPr>
        </w:pPrChange>
      </w:pPr>
      <w:r>
        <w:t xml:space="preserve">Scheuerell, M. D., C. P. Ruff, J. H. Anderson, and E. M. Beamer. 2015. Analyzing large-scale conservation interventions with Bayesian hierarchical models: a case study of supplementing threatened Pacific salmon. </w:t>
      </w:r>
      <w:r>
        <w:rPr>
          <w:i/>
          <w:iCs/>
        </w:rPr>
        <w:t>Ecology and Evolution</w:t>
      </w:r>
      <w:r>
        <w:t xml:space="preserve"> 5:2115–2125.</w:t>
      </w:r>
    </w:p>
    <w:p w14:paraId="02684828" w14:textId="77777777" w:rsidR="007D5ABA" w:rsidRDefault="007D5ABA">
      <w:pPr>
        <w:pStyle w:val="BodyText"/>
        <w:spacing w:line="240" w:lineRule="auto"/>
        <w:pPrChange w:id="889" w:author="Katie Kendall" w:date="2026-04-01T13:39:00Z" w16du:dateUtc="2026-04-01T20:39:00Z">
          <w:pPr>
            <w:pStyle w:val="BodyText"/>
          </w:pPr>
        </w:pPrChange>
      </w:pPr>
      <w:r>
        <w:t xml:space="preserve">Thorson, J. T., and K. Kristensen. 2024. Hierarchical Bayesian models in fisheries stock assessment. </w:t>
      </w:r>
      <w:r>
        <w:rPr>
          <w:i/>
          <w:iCs/>
        </w:rPr>
        <w:t>ICES Journal of Marine Science</w:t>
      </w:r>
      <w:r>
        <w:t xml:space="preserve"> 81:fsad199.</w:t>
      </w:r>
    </w:p>
    <w:p w14:paraId="75A4CF70" w14:textId="77777777" w:rsidR="007D5ABA" w:rsidRDefault="007D5ABA">
      <w:pPr>
        <w:pStyle w:val="BodyText"/>
        <w:spacing w:line="240" w:lineRule="auto"/>
        <w:pPrChange w:id="890" w:author="Katie Kendall" w:date="2026-04-01T13:39:00Z" w16du:dateUtc="2026-04-01T20:39:00Z">
          <w:pPr>
            <w:pStyle w:val="BodyText"/>
          </w:pPr>
        </w:pPrChange>
      </w:pPr>
      <w:r>
        <w:t>WDFW (Washington Department of Fish and Wildlife). 2024. Steelhead management in Columbia and Snake River basins. https://wdfw.wa.gov/fishing/management/columbia-river</w:t>
      </w:r>
    </w:p>
    <w:p w14:paraId="32DCC480" w14:textId="77777777" w:rsidR="001F08F2" w:rsidRDefault="001F08F2" w:rsidP="00EF3A21">
      <w:pPr>
        <w:sectPr w:rsidR="001F08F2" w:rsidSect="00BF10A3">
          <w:footerReference w:type="first" r:id="rId19"/>
          <w:footnotePr>
            <w:pos w:val="beneathText"/>
          </w:footnotePr>
          <w:pgSz w:w="12240" w:h="15840" w:code="1"/>
          <w:pgMar w:top="1440" w:right="1440" w:bottom="1440" w:left="1440" w:header="720" w:footer="518" w:gutter="0"/>
          <w:cols w:space="720"/>
          <w:docGrid w:linePitch="360"/>
        </w:sectPr>
      </w:pPr>
    </w:p>
    <w:p w14:paraId="266E45B3" w14:textId="77777777" w:rsidR="001F08F2" w:rsidRDefault="001F08F2" w:rsidP="006D773C">
      <w:pPr>
        <w:pStyle w:val="ExhibitAppendix-NR2026"/>
      </w:pPr>
    </w:p>
    <w:p w14:paraId="408C88A9" w14:textId="48D4CAA0" w:rsidR="006D773C" w:rsidRPr="006D773C" w:rsidRDefault="006D773C" w:rsidP="006D773C">
      <w:pPr>
        <w:pStyle w:val="ExhibitAppendix-NR2026"/>
      </w:pPr>
      <w:r>
        <w:t xml:space="preserve">Appendix </w:t>
      </w:r>
      <w:fldSimple w:instr=" SEQ Appendix \* ALPHABETIC ">
        <w:r>
          <w:t>A</w:t>
        </w:r>
      </w:fldSimple>
      <w:r w:rsidR="001F08F2">
        <w:br/>
      </w:r>
      <w:r>
        <w:br/>
      </w:r>
      <w:bookmarkStart w:id="891" w:name="Xf9947b3554f0fd13ab2c99fc553a40c1c6292bb"/>
      <w:r w:rsidRPr="006D773C">
        <w:t>Steelhead Overshoot Analysis — Supplementary Spill Characterization</w:t>
      </w:r>
    </w:p>
    <w:bookmarkEnd w:id="891"/>
    <w:p w14:paraId="5DECF6DD" w14:textId="6A6394A2" w:rsidR="007D5ABA" w:rsidRDefault="007D5ABA" w:rsidP="006D773C">
      <w:pPr>
        <w:pStyle w:val="ExhibitAppendix-NR2026"/>
        <w:keepNext/>
      </w:pPr>
    </w:p>
    <w:p w14:paraId="08BB75BD" w14:textId="1669E95A" w:rsidR="007D5ABA" w:rsidRPr="001F08F2" w:rsidRDefault="007D5ABA" w:rsidP="00223EE1">
      <w:pPr>
        <w:pStyle w:val="Heading1"/>
        <w:numPr>
          <w:ilvl w:val="0"/>
          <w:numId w:val="20"/>
        </w:numPr>
      </w:pPr>
      <w:bookmarkStart w:id="892" w:name="overview"/>
      <w:r w:rsidRPr="001F08F2">
        <w:t>Overview</w:t>
      </w:r>
    </w:p>
    <w:p w14:paraId="1AA0954D" w14:textId="77777777" w:rsidR="007D5ABA" w:rsidRDefault="007D5ABA" w:rsidP="001F08F2">
      <w:r>
        <w:t>Seasonal dam spill at Wells Dam was characterized using three metrics for two time windows: cumulative spill volume (KCFS-hours), spill duration (hours with spill &gt; 0), and spill days (days with any spill), each calculated for the fall steelhead arrival window (August 1–November 30) and the spring holding window (January 1–March 31). Spill years were assigned using a June 1 cutoff, pairing each fish with the fall conditions present during its arrival at Wells Dam and the spring conditions present during its holding period the following winter.</w:t>
      </w:r>
    </w:p>
    <w:p w14:paraId="1D8C62F2" w14:textId="77777777" w:rsidR="007D5ABA" w:rsidRDefault="007D5ABA" w:rsidP="001F08F2">
      <w:r>
        <w:t>This document describes the interannual variability in these metrics across the 20-year study period, compares the two seasonal windows, and explains how the Bayesian hierarchical analysis model accounts for this variability in its inference about spill effects on steelhead downstream return probability.</w:t>
      </w:r>
    </w:p>
    <w:p w14:paraId="2DBCABB1" w14:textId="41CEC21B" w:rsidR="007D5ABA" w:rsidRDefault="007D5ABA" w:rsidP="001F08F2">
      <w:pPr>
        <w:pStyle w:val="Heading1"/>
      </w:pPr>
      <w:bookmarkStart w:id="893" w:name="summary-statistics"/>
      <w:bookmarkEnd w:id="892"/>
      <w:r>
        <w:t>Summary Statistics</w:t>
      </w:r>
    </w:p>
    <w:p w14:paraId="3A136D9B" w14:textId="77777777" w:rsidR="007D5ABA" w:rsidRDefault="007D5ABA" w:rsidP="00EF3A21">
      <w:pPr>
        <w:pStyle w:val="FirstParagraph"/>
        <w:rPr>
          <w:del w:id="894" w:author="Katie Kendall" w:date="2026-03-20T08:37:00Z" w16du:dateUtc="2026-03-20T15:37:00Z"/>
        </w:rPr>
      </w:pPr>
      <w:del w:id="895" w:author="Katie Kendall" w:date="2026-03-20T08:37:00Z" w16du:dateUtc="2026-03-20T15:37:00Z">
        <w:r>
          <w:delText>Table 1. Descriptive statistics for spill metrics at Wells Dam (2005–2024)</w:delText>
        </w:r>
      </w:del>
    </w:p>
    <w:p w14:paraId="6447E6CC" w14:textId="67C7D180" w:rsidR="00BD4989" w:rsidRDefault="00BD4989">
      <w:pPr>
        <w:pStyle w:val="Caption"/>
        <w:rPr>
          <w:ins w:id="896" w:author="Katie Kendall" w:date="2026-03-20T08:36:00Z" w16du:dateUtc="2026-03-20T15:36:00Z"/>
        </w:rPr>
        <w:pPrChange w:id="897" w:author="Katie Kendall" w:date="2026-03-20T08:36:00Z" w16du:dateUtc="2026-03-20T15:36:00Z">
          <w:pPr/>
        </w:pPrChange>
      </w:pPr>
      <w:ins w:id="898" w:author="Katie Kendall" w:date="2026-03-20T08:36:00Z" w16du:dateUtc="2026-03-20T15:36:00Z">
        <w:r>
          <w:t xml:space="preserve">Appendix A Table  </w:t>
        </w:r>
        <w:r>
          <w:fldChar w:fldCharType="begin"/>
        </w:r>
        <w:r>
          <w:instrText xml:space="preserve"> SEQ Appendix_A_Table_ \* ARABIC </w:instrText>
        </w:r>
      </w:ins>
      <w:r>
        <w:fldChar w:fldCharType="separate"/>
      </w:r>
      <w:ins w:id="899" w:author="Katie Kendall" w:date="2026-03-20T08:36:00Z" w16du:dateUtc="2026-03-20T15:36:00Z">
        <w:r>
          <w:rPr>
            <w:noProof/>
          </w:rPr>
          <w:t>1</w:t>
        </w:r>
        <w:r>
          <w:fldChar w:fldCharType="end"/>
        </w:r>
        <w:r>
          <w:t xml:space="preserve">. </w:t>
        </w:r>
        <w:r w:rsidRPr="00E06F95">
          <w:t>Descriptive statistics for spill metrics at Wells Dam (2005–2024)</w:t>
        </w:r>
      </w:ins>
    </w:p>
    <w:tbl>
      <w:tblPr>
        <w:tblStyle w:val="Table"/>
        <w:tblW w:w="5000" w:type="pct"/>
        <w:tblInd w:w="108" w:type="dxa"/>
        <w:tblLook w:val="0020" w:firstRow="1" w:lastRow="0" w:firstColumn="0" w:lastColumn="0" w:noHBand="0" w:noVBand="0"/>
      </w:tblPr>
      <w:tblGrid>
        <w:gridCol w:w="3381"/>
        <w:gridCol w:w="867"/>
        <w:gridCol w:w="868"/>
        <w:gridCol w:w="1433"/>
        <w:gridCol w:w="1769"/>
        <w:gridCol w:w="1042"/>
      </w:tblGrid>
      <w:tr w:rsidR="009F07C2" w14:paraId="5B71A75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1660B804" w14:textId="2C1D9909" w:rsidR="007D5ABA" w:rsidRPr="00871383" w:rsidRDefault="007D5ABA" w:rsidP="00EF3A21">
            <w:pPr>
              <w:pStyle w:val="Compact"/>
              <w:rPr>
                <w:sz w:val="20"/>
                <w:szCs w:val="20"/>
                <w:rPrChange w:id="900" w:author="Katie Kendall" w:date="2026-04-01T13:39:00Z" w16du:dateUtc="2026-04-01T20:39:00Z">
                  <w:rPr/>
                </w:rPrChange>
              </w:rPr>
            </w:pPr>
            <w:r w:rsidRPr="00871383">
              <w:rPr>
                <w:sz w:val="20"/>
                <w:szCs w:val="20"/>
                <w:rPrChange w:id="901" w:author="Katie Kendall" w:date="2026-04-01T13:39:00Z" w16du:dateUtc="2026-04-01T20:39:00Z">
                  <w:rPr/>
                </w:rPrChange>
              </w:rPr>
              <w:t>Metric</w:t>
            </w:r>
          </w:p>
        </w:tc>
        <w:tc>
          <w:tcPr>
            <w:tcW w:w="0" w:type="auto"/>
          </w:tcPr>
          <w:p w14:paraId="178029BA" w14:textId="77777777" w:rsidR="007D5ABA" w:rsidRPr="00871383" w:rsidRDefault="007D5ABA" w:rsidP="00EF3A21">
            <w:pPr>
              <w:pStyle w:val="Compact"/>
              <w:rPr>
                <w:sz w:val="20"/>
                <w:szCs w:val="20"/>
                <w:rPrChange w:id="902" w:author="Katie Kendall" w:date="2026-04-01T13:39:00Z" w16du:dateUtc="2026-04-01T20:39:00Z">
                  <w:rPr/>
                </w:rPrChange>
              </w:rPr>
            </w:pPr>
            <w:r w:rsidRPr="00871383">
              <w:rPr>
                <w:sz w:val="20"/>
                <w:szCs w:val="20"/>
                <w:rPrChange w:id="903" w:author="Katie Kendall" w:date="2026-04-01T13:39:00Z" w16du:dateUtc="2026-04-01T20:39:00Z">
                  <w:rPr/>
                </w:rPrChange>
              </w:rPr>
              <w:t>Mean</w:t>
            </w:r>
          </w:p>
        </w:tc>
        <w:tc>
          <w:tcPr>
            <w:tcW w:w="0" w:type="auto"/>
          </w:tcPr>
          <w:p w14:paraId="2ACD87DC" w14:textId="77777777" w:rsidR="007D5ABA" w:rsidRPr="00871383" w:rsidRDefault="007D5ABA" w:rsidP="00EF3A21">
            <w:pPr>
              <w:pStyle w:val="Compact"/>
              <w:rPr>
                <w:sz w:val="20"/>
                <w:szCs w:val="20"/>
                <w:rPrChange w:id="904" w:author="Katie Kendall" w:date="2026-04-01T13:39:00Z" w16du:dateUtc="2026-04-01T20:39:00Z">
                  <w:rPr/>
                </w:rPrChange>
              </w:rPr>
            </w:pPr>
            <w:r w:rsidRPr="00871383">
              <w:rPr>
                <w:sz w:val="20"/>
                <w:szCs w:val="20"/>
                <w:rPrChange w:id="905" w:author="Katie Kendall" w:date="2026-04-01T13:39:00Z" w16du:dateUtc="2026-04-01T20:39:00Z">
                  <w:rPr/>
                </w:rPrChange>
              </w:rPr>
              <w:t>SD</w:t>
            </w:r>
          </w:p>
        </w:tc>
        <w:tc>
          <w:tcPr>
            <w:tcW w:w="0" w:type="auto"/>
          </w:tcPr>
          <w:p w14:paraId="29E1BABF" w14:textId="77777777" w:rsidR="007D5ABA" w:rsidRPr="00871383" w:rsidRDefault="007D5ABA" w:rsidP="00EF3A21">
            <w:pPr>
              <w:pStyle w:val="Compact"/>
              <w:rPr>
                <w:sz w:val="20"/>
                <w:szCs w:val="20"/>
                <w:rPrChange w:id="906" w:author="Katie Kendall" w:date="2026-04-01T13:39:00Z" w16du:dateUtc="2026-04-01T20:39:00Z">
                  <w:rPr/>
                </w:rPrChange>
              </w:rPr>
            </w:pPr>
            <w:r w:rsidRPr="00871383">
              <w:rPr>
                <w:sz w:val="20"/>
                <w:szCs w:val="20"/>
                <w:rPrChange w:id="907" w:author="Katie Kendall" w:date="2026-04-01T13:39:00Z" w16du:dateUtc="2026-04-01T20:39:00Z">
                  <w:rPr/>
                </w:rPrChange>
              </w:rPr>
              <w:t>Min (Year)</w:t>
            </w:r>
          </w:p>
        </w:tc>
        <w:tc>
          <w:tcPr>
            <w:tcW w:w="0" w:type="auto"/>
          </w:tcPr>
          <w:p w14:paraId="53C5F13A" w14:textId="77777777" w:rsidR="007D5ABA" w:rsidRPr="00871383" w:rsidRDefault="007D5ABA" w:rsidP="00EF3A21">
            <w:pPr>
              <w:pStyle w:val="Compact"/>
              <w:rPr>
                <w:sz w:val="20"/>
                <w:szCs w:val="20"/>
                <w:rPrChange w:id="908" w:author="Katie Kendall" w:date="2026-04-01T13:39:00Z" w16du:dateUtc="2026-04-01T20:39:00Z">
                  <w:rPr/>
                </w:rPrChange>
              </w:rPr>
            </w:pPr>
            <w:r w:rsidRPr="00871383">
              <w:rPr>
                <w:sz w:val="20"/>
                <w:szCs w:val="20"/>
                <w:rPrChange w:id="909" w:author="Katie Kendall" w:date="2026-04-01T13:39:00Z" w16du:dateUtc="2026-04-01T20:39:00Z">
                  <w:rPr/>
                </w:rPrChange>
              </w:rPr>
              <w:t>Max (Year)</w:t>
            </w:r>
          </w:p>
        </w:tc>
        <w:tc>
          <w:tcPr>
            <w:tcW w:w="0" w:type="auto"/>
          </w:tcPr>
          <w:p w14:paraId="6BC40E9E" w14:textId="77777777" w:rsidR="007D5ABA" w:rsidRPr="00871383" w:rsidRDefault="007D5ABA" w:rsidP="00EF3A21">
            <w:pPr>
              <w:pStyle w:val="Compact"/>
              <w:rPr>
                <w:sz w:val="20"/>
                <w:szCs w:val="20"/>
                <w:rPrChange w:id="910" w:author="Katie Kendall" w:date="2026-04-01T13:39:00Z" w16du:dateUtc="2026-04-01T20:39:00Z">
                  <w:rPr/>
                </w:rPrChange>
              </w:rPr>
            </w:pPr>
            <w:r w:rsidRPr="00871383">
              <w:rPr>
                <w:sz w:val="20"/>
                <w:szCs w:val="20"/>
                <w:rPrChange w:id="911" w:author="Katie Kendall" w:date="2026-04-01T13:39:00Z" w16du:dateUtc="2026-04-01T20:39:00Z">
                  <w:rPr/>
                </w:rPrChange>
              </w:rPr>
              <w:t>CV (%)</w:t>
            </w:r>
          </w:p>
        </w:tc>
      </w:tr>
      <w:tr w:rsidR="009F07C2" w14:paraId="58B5AE54" w14:textId="77777777">
        <w:tc>
          <w:tcPr>
            <w:tcW w:w="0" w:type="auto"/>
          </w:tcPr>
          <w:p w14:paraId="322E0D86" w14:textId="77777777" w:rsidR="007D5ABA" w:rsidRPr="00871383" w:rsidRDefault="007D5ABA" w:rsidP="00EF3A21">
            <w:pPr>
              <w:pStyle w:val="Compact"/>
              <w:rPr>
                <w:sz w:val="20"/>
                <w:szCs w:val="20"/>
                <w:rPrChange w:id="912" w:author="Katie Kendall" w:date="2026-04-01T13:39:00Z" w16du:dateUtc="2026-04-01T20:39:00Z">
                  <w:rPr/>
                </w:rPrChange>
              </w:rPr>
            </w:pPr>
            <w:r w:rsidRPr="00871383">
              <w:rPr>
                <w:sz w:val="20"/>
                <w:szCs w:val="20"/>
                <w:rPrChange w:id="913" w:author="Katie Kendall" w:date="2026-04-01T13:39:00Z" w16du:dateUtc="2026-04-01T20:39:00Z">
                  <w:rPr/>
                </w:rPrChange>
              </w:rPr>
              <w:t>Fall Total Spill (KCFS-hrs)</w:t>
            </w:r>
          </w:p>
        </w:tc>
        <w:tc>
          <w:tcPr>
            <w:tcW w:w="0" w:type="auto"/>
          </w:tcPr>
          <w:p w14:paraId="2BC9A1C0" w14:textId="77777777" w:rsidR="007D5ABA" w:rsidRPr="00871383" w:rsidRDefault="007D5ABA" w:rsidP="00EF3A21">
            <w:pPr>
              <w:pStyle w:val="Compact"/>
              <w:rPr>
                <w:sz w:val="20"/>
                <w:szCs w:val="20"/>
                <w:rPrChange w:id="914" w:author="Katie Kendall" w:date="2026-04-01T13:39:00Z" w16du:dateUtc="2026-04-01T20:39:00Z">
                  <w:rPr/>
                </w:rPrChange>
              </w:rPr>
            </w:pPr>
            <w:r w:rsidRPr="00871383">
              <w:rPr>
                <w:sz w:val="20"/>
                <w:szCs w:val="20"/>
                <w:rPrChange w:id="915" w:author="Katie Kendall" w:date="2026-04-01T13:39:00Z" w16du:dateUtc="2026-04-01T20:39:00Z">
                  <w:rPr/>
                </w:rPrChange>
              </w:rPr>
              <w:t>5,195</w:t>
            </w:r>
          </w:p>
        </w:tc>
        <w:tc>
          <w:tcPr>
            <w:tcW w:w="0" w:type="auto"/>
          </w:tcPr>
          <w:p w14:paraId="714F14F2" w14:textId="77777777" w:rsidR="007D5ABA" w:rsidRPr="00871383" w:rsidRDefault="007D5ABA" w:rsidP="00EF3A21">
            <w:pPr>
              <w:pStyle w:val="Compact"/>
              <w:rPr>
                <w:sz w:val="20"/>
                <w:szCs w:val="20"/>
                <w:rPrChange w:id="916" w:author="Katie Kendall" w:date="2026-04-01T13:39:00Z" w16du:dateUtc="2026-04-01T20:39:00Z">
                  <w:rPr/>
                </w:rPrChange>
              </w:rPr>
            </w:pPr>
            <w:r w:rsidRPr="00871383">
              <w:rPr>
                <w:sz w:val="20"/>
                <w:szCs w:val="20"/>
                <w:rPrChange w:id="917" w:author="Katie Kendall" w:date="2026-04-01T13:39:00Z" w16du:dateUtc="2026-04-01T20:39:00Z">
                  <w:rPr/>
                </w:rPrChange>
              </w:rPr>
              <w:t>2,021</w:t>
            </w:r>
          </w:p>
        </w:tc>
        <w:tc>
          <w:tcPr>
            <w:tcW w:w="0" w:type="auto"/>
          </w:tcPr>
          <w:p w14:paraId="01E36BB9" w14:textId="77777777" w:rsidR="007D5ABA" w:rsidRPr="00871383" w:rsidRDefault="007D5ABA" w:rsidP="00EF3A21">
            <w:pPr>
              <w:pStyle w:val="Compact"/>
              <w:rPr>
                <w:sz w:val="20"/>
                <w:szCs w:val="20"/>
                <w:rPrChange w:id="918" w:author="Katie Kendall" w:date="2026-04-01T13:39:00Z" w16du:dateUtc="2026-04-01T20:39:00Z">
                  <w:rPr/>
                </w:rPrChange>
              </w:rPr>
            </w:pPr>
            <w:r w:rsidRPr="00871383">
              <w:rPr>
                <w:sz w:val="20"/>
                <w:szCs w:val="20"/>
                <w:rPrChange w:id="919" w:author="Katie Kendall" w:date="2026-04-01T13:39:00Z" w16du:dateUtc="2026-04-01T20:39:00Z">
                  <w:rPr/>
                </w:rPrChange>
              </w:rPr>
              <w:t>724 (2024)</w:t>
            </w:r>
          </w:p>
        </w:tc>
        <w:tc>
          <w:tcPr>
            <w:tcW w:w="0" w:type="auto"/>
          </w:tcPr>
          <w:p w14:paraId="0CA84997" w14:textId="77777777" w:rsidR="007D5ABA" w:rsidRPr="00871383" w:rsidRDefault="007D5ABA" w:rsidP="00EF3A21">
            <w:pPr>
              <w:pStyle w:val="Compact"/>
              <w:rPr>
                <w:sz w:val="20"/>
                <w:szCs w:val="20"/>
                <w:rPrChange w:id="920" w:author="Katie Kendall" w:date="2026-04-01T13:39:00Z" w16du:dateUtc="2026-04-01T20:39:00Z">
                  <w:rPr/>
                </w:rPrChange>
              </w:rPr>
            </w:pPr>
            <w:r w:rsidRPr="00871383">
              <w:rPr>
                <w:sz w:val="20"/>
                <w:szCs w:val="20"/>
                <w:rPrChange w:id="921" w:author="Katie Kendall" w:date="2026-04-01T13:39:00Z" w16du:dateUtc="2026-04-01T20:39:00Z">
                  <w:rPr/>
                </w:rPrChange>
              </w:rPr>
              <w:t>9,667 (2013)</w:t>
            </w:r>
          </w:p>
        </w:tc>
        <w:tc>
          <w:tcPr>
            <w:tcW w:w="0" w:type="auto"/>
          </w:tcPr>
          <w:p w14:paraId="2F1BCDDF" w14:textId="77777777" w:rsidR="007D5ABA" w:rsidRPr="00871383" w:rsidRDefault="007D5ABA" w:rsidP="00EF3A21">
            <w:pPr>
              <w:pStyle w:val="Compact"/>
              <w:rPr>
                <w:sz w:val="20"/>
                <w:szCs w:val="20"/>
                <w:rPrChange w:id="922" w:author="Katie Kendall" w:date="2026-04-01T13:39:00Z" w16du:dateUtc="2026-04-01T20:39:00Z">
                  <w:rPr/>
                </w:rPrChange>
              </w:rPr>
            </w:pPr>
            <w:r w:rsidRPr="00871383">
              <w:rPr>
                <w:sz w:val="20"/>
                <w:szCs w:val="20"/>
                <w:rPrChange w:id="923" w:author="Katie Kendall" w:date="2026-04-01T13:39:00Z" w16du:dateUtc="2026-04-01T20:39:00Z">
                  <w:rPr/>
                </w:rPrChange>
              </w:rPr>
              <w:t>39%</w:t>
            </w:r>
          </w:p>
        </w:tc>
      </w:tr>
      <w:tr w:rsidR="009F07C2" w14:paraId="0D8FB429" w14:textId="77777777">
        <w:tc>
          <w:tcPr>
            <w:tcW w:w="0" w:type="auto"/>
          </w:tcPr>
          <w:p w14:paraId="4CEDC4AA" w14:textId="77777777" w:rsidR="007D5ABA" w:rsidRPr="00871383" w:rsidRDefault="007D5ABA" w:rsidP="00EF3A21">
            <w:pPr>
              <w:pStyle w:val="Compact"/>
              <w:rPr>
                <w:sz w:val="20"/>
                <w:szCs w:val="20"/>
                <w:rPrChange w:id="924" w:author="Katie Kendall" w:date="2026-04-01T13:39:00Z" w16du:dateUtc="2026-04-01T20:39:00Z">
                  <w:rPr/>
                </w:rPrChange>
              </w:rPr>
            </w:pPr>
            <w:r w:rsidRPr="00871383">
              <w:rPr>
                <w:sz w:val="20"/>
                <w:szCs w:val="20"/>
                <w:rPrChange w:id="925" w:author="Katie Kendall" w:date="2026-04-01T13:39:00Z" w16du:dateUtc="2026-04-01T20:39:00Z">
                  <w:rPr/>
                </w:rPrChange>
              </w:rPr>
              <w:t>Fall Spill Hours</w:t>
            </w:r>
          </w:p>
        </w:tc>
        <w:tc>
          <w:tcPr>
            <w:tcW w:w="0" w:type="auto"/>
          </w:tcPr>
          <w:p w14:paraId="589E7E61" w14:textId="77777777" w:rsidR="007D5ABA" w:rsidRPr="00871383" w:rsidRDefault="007D5ABA" w:rsidP="00EF3A21">
            <w:pPr>
              <w:pStyle w:val="Compact"/>
              <w:rPr>
                <w:sz w:val="20"/>
                <w:szCs w:val="20"/>
                <w:rPrChange w:id="926" w:author="Katie Kendall" w:date="2026-04-01T13:39:00Z" w16du:dateUtc="2026-04-01T20:39:00Z">
                  <w:rPr/>
                </w:rPrChange>
              </w:rPr>
            </w:pPr>
            <w:r w:rsidRPr="00871383">
              <w:rPr>
                <w:sz w:val="20"/>
                <w:szCs w:val="20"/>
                <w:rPrChange w:id="927" w:author="Katie Kendall" w:date="2026-04-01T13:39:00Z" w16du:dateUtc="2026-04-01T20:39:00Z">
                  <w:rPr/>
                </w:rPrChange>
              </w:rPr>
              <w:t>535</w:t>
            </w:r>
          </w:p>
        </w:tc>
        <w:tc>
          <w:tcPr>
            <w:tcW w:w="0" w:type="auto"/>
          </w:tcPr>
          <w:p w14:paraId="53633A29" w14:textId="77777777" w:rsidR="007D5ABA" w:rsidRPr="00871383" w:rsidRDefault="007D5ABA" w:rsidP="00EF3A21">
            <w:pPr>
              <w:pStyle w:val="Compact"/>
              <w:rPr>
                <w:sz w:val="20"/>
                <w:szCs w:val="20"/>
                <w:rPrChange w:id="928" w:author="Katie Kendall" w:date="2026-04-01T13:39:00Z" w16du:dateUtc="2026-04-01T20:39:00Z">
                  <w:rPr/>
                </w:rPrChange>
              </w:rPr>
            </w:pPr>
            <w:r w:rsidRPr="00871383">
              <w:rPr>
                <w:sz w:val="20"/>
                <w:szCs w:val="20"/>
                <w:rPrChange w:id="929" w:author="Katie Kendall" w:date="2026-04-01T13:39:00Z" w16du:dateUtc="2026-04-01T20:39:00Z">
                  <w:rPr/>
                </w:rPrChange>
              </w:rPr>
              <w:t>158</w:t>
            </w:r>
          </w:p>
        </w:tc>
        <w:tc>
          <w:tcPr>
            <w:tcW w:w="0" w:type="auto"/>
          </w:tcPr>
          <w:p w14:paraId="20BB1874" w14:textId="77777777" w:rsidR="007D5ABA" w:rsidRPr="00871383" w:rsidRDefault="007D5ABA" w:rsidP="00EF3A21">
            <w:pPr>
              <w:pStyle w:val="Compact"/>
              <w:rPr>
                <w:sz w:val="20"/>
                <w:szCs w:val="20"/>
                <w:rPrChange w:id="930" w:author="Katie Kendall" w:date="2026-04-01T13:39:00Z" w16du:dateUtc="2026-04-01T20:39:00Z">
                  <w:rPr/>
                </w:rPrChange>
              </w:rPr>
            </w:pPr>
            <w:r w:rsidRPr="00871383">
              <w:rPr>
                <w:sz w:val="20"/>
                <w:szCs w:val="20"/>
                <w:rPrChange w:id="931" w:author="Katie Kendall" w:date="2026-04-01T13:39:00Z" w16du:dateUtc="2026-04-01T20:39:00Z">
                  <w:rPr/>
                </w:rPrChange>
              </w:rPr>
              <w:t>52 (2024)</w:t>
            </w:r>
          </w:p>
        </w:tc>
        <w:tc>
          <w:tcPr>
            <w:tcW w:w="0" w:type="auto"/>
          </w:tcPr>
          <w:p w14:paraId="44A5E0A6" w14:textId="77777777" w:rsidR="007D5ABA" w:rsidRPr="00871383" w:rsidRDefault="007D5ABA" w:rsidP="00EF3A21">
            <w:pPr>
              <w:pStyle w:val="Compact"/>
              <w:rPr>
                <w:sz w:val="20"/>
                <w:szCs w:val="20"/>
                <w:rPrChange w:id="932" w:author="Katie Kendall" w:date="2026-04-01T13:39:00Z" w16du:dateUtc="2026-04-01T20:39:00Z">
                  <w:rPr/>
                </w:rPrChange>
              </w:rPr>
            </w:pPr>
            <w:r w:rsidRPr="00871383">
              <w:rPr>
                <w:sz w:val="20"/>
                <w:szCs w:val="20"/>
                <w:rPrChange w:id="933" w:author="Katie Kendall" w:date="2026-04-01T13:39:00Z" w16du:dateUtc="2026-04-01T20:39:00Z">
                  <w:rPr/>
                </w:rPrChange>
              </w:rPr>
              <w:t>725 (2021)</w:t>
            </w:r>
          </w:p>
        </w:tc>
        <w:tc>
          <w:tcPr>
            <w:tcW w:w="0" w:type="auto"/>
          </w:tcPr>
          <w:p w14:paraId="2AA81739" w14:textId="77777777" w:rsidR="007D5ABA" w:rsidRPr="00871383" w:rsidRDefault="007D5ABA" w:rsidP="00EF3A21">
            <w:pPr>
              <w:pStyle w:val="Compact"/>
              <w:rPr>
                <w:sz w:val="20"/>
                <w:szCs w:val="20"/>
                <w:rPrChange w:id="934" w:author="Katie Kendall" w:date="2026-04-01T13:39:00Z" w16du:dateUtc="2026-04-01T20:39:00Z">
                  <w:rPr/>
                </w:rPrChange>
              </w:rPr>
            </w:pPr>
            <w:r w:rsidRPr="00871383">
              <w:rPr>
                <w:sz w:val="20"/>
                <w:szCs w:val="20"/>
                <w:rPrChange w:id="935" w:author="Katie Kendall" w:date="2026-04-01T13:39:00Z" w16du:dateUtc="2026-04-01T20:39:00Z">
                  <w:rPr/>
                </w:rPrChange>
              </w:rPr>
              <w:t>30%</w:t>
            </w:r>
          </w:p>
        </w:tc>
      </w:tr>
      <w:tr w:rsidR="009F07C2" w14:paraId="738E2B51" w14:textId="77777777">
        <w:tc>
          <w:tcPr>
            <w:tcW w:w="0" w:type="auto"/>
          </w:tcPr>
          <w:p w14:paraId="5CFF4330" w14:textId="77777777" w:rsidR="007D5ABA" w:rsidRPr="00871383" w:rsidRDefault="007D5ABA" w:rsidP="00EF3A21">
            <w:pPr>
              <w:pStyle w:val="Compact"/>
              <w:rPr>
                <w:sz w:val="20"/>
                <w:szCs w:val="20"/>
                <w:rPrChange w:id="936" w:author="Katie Kendall" w:date="2026-04-01T13:39:00Z" w16du:dateUtc="2026-04-01T20:39:00Z">
                  <w:rPr/>
                </w:rPrChange>
              </w:rPr>
            </w:pPr>
            <w:r w:rsidRPr="00871383">
              <w:rPr>
                <w:sz w:val="20"/>
                <w:szCs w:val="20"/>
                <w:rPrChange w:id="937" w:author="Katie Kendall" w:date="2026-04-01T13:39:00Z" w16du:dateUtc="2026-04-01T20:39:00Z">
                  <w:rPr/>
                </w:rPrChange>
              </w:rPr>
              <w:t>Fall Spill Days</w:t>
            </w:r>
          </w:p>
        </w:tc>
        <w:tc>
          <w:tcPr>
            <w:tcW w:w="0" w:type="auto"/>
          </w:tcPr>
          <w:p w14:paraId="47C16E6A" w14:textId="77777777" w:rsidR="007D5ABA" w:rsidRPr="00871383" w:rsidRDefault="007D5ABA" w:rsidP="00EF3A21">
            <w:pPr>
              <w:pStyle w:val="Compact"/>
              <w:rPr>
                <w:sz w:val="20"/>
                <w:szCs w:val="20"/>
                <w:rPrChange w:id="938" w:author="Katie Kendall" w:date="2026-04-01T13:39:00Z" w16du:dateUtc="2026-04-01T20:39:00Z">
                  <w:rPr/>
                </w:rPrChange>
              </w:rPr>
            </w:pPr>
            <w:r w:rsidRPr="00871383">
              <w:rPr>
                <w:sz w:val="20"/>
                <w:szCs w:val="20"/>
                <w:rPrChange w:id="939" w:author="Katie Kendall" w:date="2026-04-01T13:39:00Z" w16du:dateUtc="2026-04-01T20:39:00Z">
                  <w:rPr/>
                </w:rPrChange>
              </w:rPr>
              <w:t>22</w:t>
            </w:r>
          </w:p>
        </w:tc>
        <w:tc>
          <w:tcPr>
            <w:tcW w:w="0" w:type="auto"/>
          </w:tcPr>
          <w:p w14:paraId="62B5BA83" w14:textId="77777777" w:rsidR="007D5ABA" w:rsidRPr="00871383" w:rsidRDefault="007D5ABA" w:rsidP="00EF3A21">
            <w:pPr>
              <w:pStyle w:val="Compact"/>
              <w:rPr>
                <w:sz w:val="20"/>
                <w:szCs w:val="20"/>
                <w:rPrChange w:id="940" w:author="Katie Kendall" w:date="2026-04-01T13:39:00Z" w16du:dateUtc="2026-04-01T20:39:00Z">
                  <w:rPr/>
                </w:rPrChange>
              </w:rPr>
            </w:pPr>
            <w:r w:rsidRPr="00871383">
              <w:rPr>
                <w:sz w:val="20"/>
                <w:szCs w:val="20"/>
                <w:rPrChange w:id="941" w:author="Katie Kendall" w:date="2026-04-01T13:39:00Z" w16du:dateUtc="2026-04-01T20:39:00Z">
                  <w:rPr/>
                </w:rPrChange>
              </w:rPr>
              <w:t>7</w:t>
            </w:r>
          </w:p>
        </w:tc>
        <w:tc>
          <w:tcPr>
            <w:tcW w:w="0" w:type="auto"/>
          </w:tcPr>
          <w:p w14:paraId="70C123E8" w14:textId="77777777" w:rsidR="007D5ABA" w:rsidRPr="00871383" w:rsidRDefault="007D5ABA" w:rsidP="00EF3A21">
            <w:pPr>
              <w:pStyle w:val="Compact"/>
              <w:rPr>
                <w:sz w:val="20"/>
                <w:szCs w:val="20"/>
                <w:rPrChange w:id="942" w:author="Katie Kendall" w:date="2026-04-01T13:39:00Z" w16du:dateUtc="2026-04-01T20:39:00Z">
                  <w:rPr/>
                </w:rPrChange>
              </w:rPr>
            </w:pPr>
            <w:r w:rsidRPr="00871383">
              <w:rPr>
                <w:sz w:val="20"/>
                <w:szCs w:val="20"/>
                <w:rPrChange w:id="943" w:author="Katie Kendall" w:date="2026-04-01T13:39:00Z" w16du:dateUtc="2026-04-01T20:39:00Z">
                  <w:rPr/>
                </w:rPrChange>
              </w:rPr>
              <w:t>2 (2024)</w:t>
            </w:r>
          </w:p>
        </w:tc>
        <w:tc>
          <w:tcPr>
            <w:tcW w:w="0" w:type="auto"/>
          </w:tcPr>
          <w:p w14:paraId="3C8B5FD6" w14:textId="77777777" w:rsidR="007D5ABA" w:rsidRPr="00871383" w:rsidRDefault="007D5ABA" w:rsidP="00EF3A21">
            <w:pPr>
              <w:pStyle w:val="Compact"/>
              <w:rPr>
                <w:sz w:val="20"/>
                <w:szCs w:val="20"/>
                <w:rPrChange w:id="944" w:author="Katie Kendall" w:date="2026-04-01T13:39:00Z" w16du:dateUtc="2026-04-01T20:39:00Z">
                  <w:rPr/>
                </w:rPrChange>
              </w:rPr>
            </w:pPr>
            <w:r w:rsidRPr="00871383">
              <w:rPr>
                <w:sz w:val="20"/>
                <w:szCs w:val="20"/>
                <w:rPrChange w:id="945" w:author="Katie Kendall" w:date="2026-04-01T13:39:00Z" w16du:dateUtc="2026-04-01T20:39:00Z">
                  <w:rPr/>
                </w:rPrChange>
              </w:rPr>
              <w:t>30 (2021)</w:t>
            </w:r>
          </w:p>
        </w:tc>
        <w:tc>
          <w:tcPr>
            <w:tcW w:w="0" w:type="auto"/>
          </w:tcPr>
          <w:p w14:paraId="49E86597" w14:textId="77777777" w:rsidR="007D5ABA" w:rsidRPr="00871383" w:rsidRDefault="007D5ABA" w:rsidP="00EF3A21">
            <w:pPr>
              <w:pStyle w:val="Compact"/>
              <w:rPr>
                <w:sz w:val="20"/>
                <w:szCs w:val="20"/>
                <w:rPrChange w:id="946" w:author="Katie Kendall" w:date="2026-04-01T13:39:00Z" w16du:dateUtc="2026-04-01T20:39:00Z">
                  <w:rPr/>
                </w:rPrChange>
              </w:rPr>
            </w:pPr>
            <w:r w:rsidRPr="00871383">
              <w:rPr>
                <w:sz w:val="20"/>
                <w:szCs w:val="20"/>
                <w:rPrChange w:id="947" w:author="Katie Kendall" w:date="2026-04-01T13:39:00Z" w16du:dateUtc="2026-04-01T20:39:00Z">
                  <w:rPr/>
                </w:rPrChange>
              </w:rPr>
              <w:t>30%</w:t>
            </w:r>
          </w:p>
        </w:tc>
      </w:tr>
      <w:tr w:rsidR="009F07C2" w14:paraId="4E76DD0F" w14:textId="77777777">
        <w:tc>
          <w:tcPr>
            <w:tcW w:w="0" w:type="auto"/>
          </w:tcPr>
          <w:p w14:paraId="3020BDFC" w14:textId="77777777" w:rsidR="007D5ABA" w:rsidRPr="00871383" w:rsidRDefault="007D5ABA" w:rsidP="00EF3A21">
            <w:pPr>
              <w:pStyle w:val="Compact"/>
              <w:rPr>
                <w:sz w:val="20"/>
                <w:szCs w:val="20"/>
                <w:rPrChange w:id="948" w:author="Katie Kendall" w:date="2026-04-01T13:39:00Z" w16du:dateUtc="2026-04-01T20:39:00Z">
                  <w:rPr/>
                </w:rPrChange>
              </w:rPr>
            </w:pPr>
            <w:r w:rsidRPr="00871383">
              <w:rPr>
                <w:sz w:val="20"/>
                <w:szCs w:val="20"/>
                <w:rPrChange w:id="949" w:author="Katie Kendall" w:date="2026-04-01T13:39:00Z" w16du:dateUtc="2026-04-01T20:39:00Z">
                  <w:rPr/>
                </w:rPrChange>
              </w:rPr>
              <w:t>Spring Total Spill (KCFS-hrs)</w:t>
            </w:r>
          </w:p>
        </w:tc>
        <w:tc>
          <w:tcPr>
            <w:tcW w:w="0" w:type="auto"/>
          </w:tcPr>
          <w:p w14:paraId="73253440" w14:textId="77777777" w:rsidR="007D5ABA" w:rsidRPr="00871383" w:rsidRDefault="007D5ABA" w:rsidP="00EF3A21">
            <w:pPr>
              <w:pStyle w:val="Compact"/>
              <w:rPr>
                <w:sz w:val="20"/>
                <w:szCs w:val="20"/>
                <w:rPrChange w:id="950" w:author="Katie Kendall" w:date="2026-04-01T13:39:00Z" w16du:dateUtc="2026-04-01T20:39:00Z">
                  <w:rPr/>
                </w:rPrChange>
              </w:rPr>
            </w:pPr>
            <w:r w:rsidRPr="00871383">
              <w:rPr>
                <w:sz w:val="20"/>
                <w:szCs w:val="20"/>
                <w:rPrChange w:id="951" w:author="Katie Kendall" w:date="2026-04-01T13:39:00Z" w16du:dateUtc="2026-04-01T20:39:00Z">
                  <w:rPr/>
                </w:rPrChange>
              </w:rPr>
              <w:t>3,448</w:t>
            </w:r>
          </w:p>
        </w:tc>
        <w:tc>
          <w:tcPr>
            <w:tcW w:w="0" w:type="auto"/>
          </w:tcPr>
          <w:p w14:paraId="755274EE" w14:textId="77777777" w:rsidR="007D5ABA" w:rsidRPr="00871383" w:rsidRDefault="007D5ABA" w:rsidP="00EF3A21">
            <w:pPr>
              <w:pStyle w:val="Compact"/>
              <w:rPr>
                <w:sz w:val="20"/>
                <w:szCs w:val="20"/>
                <w:rPrChange w:id="952" w:author="Katie Kendall" w:date="2026-04-01T13:39:00Z" w16du:dateUtc="2026-04-01T20:39:00Z">
                  <w:rPr/>
                </w:rPrChange>
              </w:rPr>
            </w:pPr>
            <w:r w:rsidRPr="00871383">
              <w:rPr>
                <w:sz w:val="20"/>
                <w:szCs w:val="20"/>
                <w:rPrChange w:id="953" w:author="Katie Kendall" w:date="2026-04-01T13:39:00Z" w16du:dateUtc="2026-04-01T20:39:00Z">
                  <w:rPr/>
                </w:rPrChange>
              </w:rPr>
              <w:t>4,738</w:t>
            </w:r>
          </w:p>
        </w:tc>
        <w:tc>
          <w:tcPr>
            <w:tcW w:w="0" w:type="auto"/>
          </w:tcPr>
          <w:p w14:paraId="775CCE10" w14:textId="77777777" w:rsidR="007D5ABA" w:rsidRPr="00871383" w:rsidRDefault="007D5ABA" w:rsidP="00EF3A21">
            <w:pPr>
              <w:pStyle w:val="Compact"/>
              <w:rPr>
                <w:sz w:val="20"/>
                <w:szCs w:val="20"/>
                <w:rPrChange w:id="954" w:author="Katie Kendall" w:date="2026-04-01T13:39:00Z" w16du:dateUtc="2026-04-01T20:39:00Z">
                  <w:rPr/>
                </w:rPrChange>
              </w:rPr>
            </w:pPr>
            <w:r w:rsidRPr="00871383">
              <w:rPr>
                <w:sz w:val="20"/>
                <w:szCs w:val="20"/>
                <w:rPrChange w:id="955" w:author="Katie Kendall" w:date="2026-04-01T13:39:00Z" w16du:dateUtc="2026-04-01T20:39:00Z">
                  <w:rPr/>
                </w:rPrChange>
              </w:rPr>
              <w:t>&lt;1 (2010)</w:t>
            </w:r>
          </w:p>
        </w:tc>
        <w:tc>
          <w:tcPr>
            <w:tcW w:w="0" w:type="auto"/>
          </w:tcPr>
          <w:p w14:paraId="3E5A228A" w14:textId="77777777" w:rsidR="007D5ABA" w:rsidRPr="00871383" w:rsidRDefault="007D5ABA" w:rsidP="00EF3A21">
            <w:pPr>
              <w:pStyle w:val="Compact"/>
              <w:rPr>
                <w:sz w:val="20"/>
                <w:szCs w:val="20"/>
                <w:rPrChange w:id="956" w:author="Katie Kendall" w:date="2026-04-01T13:39:00Z" w16du:dateUtc="2026-04-01T20:39:00Z">
                  <w:rPr/>
                </w:rPrChange>
              </w:rPr>
            </w:pPr>
            <w:r w:rsidRPr="00871383">
              <w:rPr>
                <w:sz w:val="20"/>
                <w:szCs w:val="20"/>
                <w:rPrChange w:id="957" w:author="Katie Kendall" w:date="2026-04-01T13:39:00Z" w16du:dateUtc="2026-04-01T20:39:00Z">
                  <w:rPr/>
                </w:rPrChange>
              </w:rPr>
              <w:t>17,709 (2017)</w:t>
            </w:r>
          </w:p>
        </w:tc>
        <w:tc>
          <w:tcPr>
            <w:tcW w:w="0" w:type="auto"/>
          </w:tcPr>
          <w:p w14:paraId="22EBE32C" w14:textId="77777777" w:rsidR="007D5ABA" w:rsidRPr="00871383" w:rsidRDefault="007D5ABA" w:rsidP="00EF3A21">
            <w:pPr>
              <w:pStyle w:val="Compact"/>
              <w:rPr>
                <w:sz w:val="20"/>
                <w:szCs w:val="20"/>
                <w:rPrChange w:id="958" w:author="Katie Kendall" w:date="2026-04-01T13:39:00Z" w16du:dateUtc="2026-04-01T20:39:00Z">
                  <w:rPr/>
                </w:rPrChange>
              </w:rPr>
            </w:pPr>
            <w:r w:rsidRPr="00871383">
              <w:rPr>
                <w:sz w:val="20"/>
                <w:szCs w:val="20"/>
                <w:rPrChange w:id="959" w:author="Katie Kendall" w:date="2026-04-01T13:39:00Z" w16du:dateUtc="2026-04-01T20:39:00Z">
                  <w:rPr/>
                </w:rPrChange>
              </w:rPr>
              <w:t>137%</w:t>
            </w:r>
          </w:p>
        </w:tc>
      </w:tr>
      <w:tr w:rsidR="009F07C2" w14:paraId="2AB9A6FE" w14:textId="77777777">
        <w:tc>
          <w:tcPr>
            <w:tcW w:w="0" w:type="auto"/>
          </w:tcPr>
          <w:p w14:paraId="410B6CA1" w14:textId="77777777" w:rsidR="007D5ABA" w:rsidRPr="00871383" w:rsidRDefault="007D5ABA" w:rsidP="00EF3A21">
            <w:pPr>
              <w:pStyle w:val="Compact"/>
              <w:rPr>
                <w:sz w:val="20"/>
                <w:szCs w:val="20"/>
                <w:rPrChange w:id="960" w:author="Katie Kendall" w:date="2026-04-01T13:39:00Z" w16du:dateUtc="2026-04-01T20:39:00Z">
                  <w:rPr/>
                </w:rPrChange>
              </w:rPr>
            </w:pPr>
            <w:r w:rsidRPr="00871383">
              <w:rPr>
                <w:sz w:val="20"/>
                <w:szCs w:val="20"/>
                <w:rPrChange w:id="961" w:author="Katie Kendall" w:date="2026-04-01T13:39:00Z" w16du:dateUtc="2026-04-01T20:39:00Z">
                  <w:rPr/>
                </w:rPrChange>
              </w:rPr>
              <w:t>Spring Spill Hours</w:t>
            </w:r>
          </w:p>
        </w:tc>
        <w:tc>
          <w:tcPr>
            <w:tcW w:w="0" w:type="auto"/>
          </w:tcPr>
          <w:p w14:paraId="6E5330B5" w14:textId="77777777" w:rsidR="007D5ABA" w:rsidRPr="00871383" w:rsidRDefault="007D5ABA" w:rsidP="00EF3A21">
            <w:pPr>
              <w:pStyle w:val="Compact"/>
              <w:rPr>
                <w:sz w:val="20"/>
                <w:szCs w:val="20"/>
                <w:rPrChange w:id="962" w:author="Katie Kendall" w:date="2026-04-01T13:39:00Z" w16du:dateUtc="2026-04-01T20:39:00Z">
                  <w:rPr/>
                </w:rPrChange>
              </w:rPr>
            </w:pPr>
            <w:r w:rsidRPr="00871383">
              <w:rPr>
                <w:sz w:val="20"/>
                <w:szCs w:val="20"/>
                <w:rPrChange w:id="963" w:author="Katie Kendall" w:date="2026-04-01T13:39:00Z" w16du:dateUtc="2026-04-01T20:39:00Z">
                  <w:rPr/>
                </w:rPrChange>
              </w:rPr>
              <w:t>146</w:t>
            </w:r>
          </w:p>
        </w:tc>
        <w:tc>
          <w:tcPr>
            <w:tcW w:w="0" w:type="auto"/>
          </w:tcPr>
          <w:p w14:paraId="08806FE4" w14:textId="77777777" w:rsidR="007D5ABA" w:rsidRPr="00871383" w:rsidRDefault="007D5ABA" w:rsidP="00EF3A21">
            <w:pPr>
              <w:pStyle w:val="Compact"/>
              <w:rPr>
                <w:sz w:val="20"/>
                <w:szCs w:val="20"/>
                <w:rPrChange w:id="964" w:author="Katie Kendall" w:date="2026-04-01T13:39:00Z" w16du:dateUtc="2026-04-01T20:39:00Z">
                  <w:rPr/>
                </w:rPrChange>
              </w:rPr>
            </w:pPr>
            <w:r w:rsidRPr="00871383">
              <w:rPr>
                <w:sz w:val="20"/>
                <w:szCs w:val="20"/>
                <w:rPrChange w:id="965" w:author="Katie Kendall" w:date="2026-04-01T13:39:00Z" w16du:dateUtc="2026-04-01T20:39:00Z">
                  <w:rPr/>
                </w:rPrChange>
              </w:rPr>
              <w:t>162</w:t>
            </w:r>
          </w:p>
        </w:tc>
        <w:tc>
          <w:tcPr>
            <w:tcW w:w="0" w:type="auto"/>
          </w:tcPr>
          <w:p w14:paraId="4251331A" w14:textId="77777777" w:rsidR="007D5ABA" w:rsidRPr="00871383" w:rsidRDefault="007D5ABA" w:rsidP="00EF3A21">
            <w:pPr>
              <w:pStyle w:val="Compact"/>
              <w:rPr>
                <w:sz w:val="20"/>
                <w:szCs w:val="20"/>
                <w:rPrChange w:id="966" w:author="Katie Kendall" w:date="2026-04-01T13:39:00Z" w16du:dateUtc="2026-04-01T20:39:00Z">
                  <w:rPr/>
                </w:rPrChange>
              </w:rPr>
            </w:pPr>
            <w:r w:rsidRPr="00871383">
              <w:rPr>
                <w:sz w:val="20"/>
                <w:szCs w:val="20"/>
                <w:rPrChange w:id="967" w:author="Katie Kendall" w:date="2026-04-01T13:39:00Z" w16du:dateUtc="2026-04-01T20:39:00Z">
                  <w:rPr/>
                </w:rPrChange>
              </w:rPr>
              <w:t>1 (2010)</w:t>
            </w:r>
          </w:p>
        </w:tc>
        <w:tc>
          <w:tcPr>
            <w:tcW w:w="0" w:type="auto"/>
          </w:tcPr>
          <w:p w14:paraId="40224BE7" w14:textId="77777777" w:rsidR="007D5ABA" w:rsidRPr="00871383" w:rsidRDefault="007D5ABA" w:rsidP="00EF3A21">
            <w:pPr>
              <w:pStyle w:val="Compact"/>
              <w:rPr>
                <w:sz w:val="20"/>
                <w:szCs w:val="20"/>
                <w:rPrChange w:id="968" w:author="Katie Kendall" w:date="2026-04-01T13:39:00Z" w16du:dateUtc="2026-04-01T20:39:00Z">
                  <w:rPr/>
                </w:rPrChange>
              </w:rPr>
            </w:pPr>
            <w:r w:rsidRPr="00871383">
              <w:rPr>
                <w:sz w:val="20"/>
                <w:szCs w:val="20"/>
                <w:rPrChange w:id="969" w:author="Katie Kendall" w:date="2026-04-01T13:39:00Z" w16du:dateUtc="2026-04-01T20:39:00Z">
                  <w:rPr/>
                </w:rPrChange>
              </w:rPr>
              <w:t>671 (2018)</w:t>
            </w:r>
          </w:p>
        </w:tc>
        <w:tc>
          <w:tcPr>
            <w:tcW w:w="0" w:type="auto"/>
          </w:tcPr>
          <w:p w14:paraId="7EC6C67D" w14:textId="77777777" w:rsidR="007D5ABA" w:rsidRPr="00871383" w:rsidRDefault="007D5ABA" w:rsidP="00EF3A21">
            <w:pPr>
              <w:pStyle w:val="Compact"/>
              <w:rPr>
                <w:sz w:val="20"/>
                <w:szCs w:val="20"/>
                <w:rPrChange w:id="970" w:author="Katie Kendall" w:date="2026-04-01T13:39:00Z" w16du:dateUtc="2026-04-01T20:39:00Z">
                  <w:rPr/>
                </w:rPrChange>
              </w:rPr>
            </w:pPr>
            <w:r w:rsidRPr="00871383">
              <w:rPr>
                <w:sz w:val="20"/>
                <w:szCs w:val="20"/>
                <w:rPrChange w:id="971" w:author="Katie Kendall" w:date="2026-04-01T13:39:00Z" w16du:dateUtc="2026-04-01T20:39:00Z">
                  <w:rPr/>
                </w:rPrChange>
              </w:rPr>
              <w:t>111%</w:t>
            </w:r>
          </w:p>
        </w:tc>
      </w:tr>
      <w:tr w:rsidR="009F07C2" w14:paraId="4870A012" w14:textId="77777777">
        <w:tc>
          <w:tcPr>
            <w:tcW w:w="0" w:type="auto"/>
          </w:tcPr>
          <w:p w14:paraId="2F48223C" w14:textId="77777777" w:rsidR="007D5ABA" w:rsidRPr="00871383" w:rsidRDefault="007D5ABA" w:rsidP="00EF3A21">
            <w:pPr>
              <w:pStyle w:val="Compact"/>
              <w:rPr>
                <w:sz w:val="20"/>
                <w:szCs w:val="20"/>
                <w:rPrChange w:id="972" w:author="Katie Kendall" w:date="2026-04-01T13:39:00Z" w16du:dateUtc="2026-04-01T20:39:00Z">
                  <w:rPr/>
                </w:rPrChange>
              </w:rPr>
            </w:pPr>
            <w:r w:rsidRPr="00871383">
              <w:rPr>
                <w:sz w:val="20"/>
                <w:szCs w:val="20"/>
                <w:rPrChange w:id="973" w:author="Katie Kendall" w:date="2026-04-01T13:39:00Z" w16du:dateUtc="2026-04-01T20:39:00Z">
                  <w:rPr/>
                </w:rPrChange>
              </w:rPr>
              <w:t>Spring Spill Days</w:t>
            </w:r>
          </w:p>
        </w:tc>
        <w:tc>
          <w:tcPr>
            <w:tcW w:w="0" w:type="auto"/>
          </w:tcPr>
          <w:p w14:paraId="7D5627F7" w14:textId="77777777" w:rsidR="007D5ABA" w:rsidRPr="00871383" w:rsidRDefault="007D5ABA" w:rsidP="00EF3A21">
            <w:pPr>
              <w:pStyle w:val="Compact"/>
              <w:rPr>
                <w:sz w:val="20"/>
                <w:szCs w:val="20"/>
                <w:rPrChange w:id="974" w:author="Katie Kendall" w:date="2026-04-01T13:39:00Z" w16du:dateUtc="2026-04-01T20:39:00Z">
                  <w:rPr/>
                </w:rPrChange>
              </w:rPr>
            </w:pPr>
            <w:r w:rsidRPr="00871383">
              <w:rPr>
                <w:sz w:val="20"/>
                <w:szCs w:val="20"/>
                <w:rPrChange w:id="975" w:author="Katie Kendall" w:date="2026-04-01T13:39:00Z" w16du:dateUtc="2026-04-01T20:39:00Z">
                  <w:rPr/>
                </w:rPrChange>
              </w:rPr>
              <w:t>6</w:t>
            </w:r>
          </w:p>
        </w:tc>
        <w:tc>
          <w:tcPr>
            <w:tcW w:w="0" w:type="auto"/>
          </w:tcPr>
          <w:p w14:paraId="6D483C91" w14:textId="77777777" w:rsidR="007D5ABA" w:rsidRPr="00871383" w:rsidRDefault="007D5ABA" w:rsidP="00EF3A21">
            <w:pPr>
              <w:pStyle w:val="Compact"/>
              <w:rPr>
                <w:sz w:val="20"/>
                <w:szCs w:val="20"/>
                <w:rPrChange w:id="976" w:author="Katie Kendall" w:date="2026-04-01T13:39:00Z" w16du:dateUtc="2026-04-01T20:39:00Z">
                  <w:rPr/>
                </w:rPrChange>
              </w:rPr>
            </w:pPr>
            <w:r w:rsidRPr="00871383">
              <w:rPr>
                <w:sz w:val="20"/>
                <w:szCs w:val="20"/>
                <w:rPrChange w:id="977" w:author="Katie Kendall" w:date="2026-04-01T13:39:00Z" w16du:dateUtc="2026-04-01T20:39:00Z">
                  <w:rPr/>
                </w:rPrChange>
              </w:rPr>
              <w:t>7</w:t>
            </w:r>
          </w:p>
        </w:tc>
        <w:tc>
          <w:tcPr>
            <w:tcW w:w="0" w:type="auto"/>
          </w:tcPr>
          <w:p w14:paraId="0748810A" w14:textId="77777777" w:rsidR="007D5ABA" w:rsidRPr="00871383" w:rsidRDefault="007D5ABA" w:rsidP="00EF3A21">
            <w:pPr>
              <w:pStyle w:val="Compact"/>
              <w:rPr>
                <w:sz w:val="20"/>
                <w:szCs w:val="20"/>
                <w:rPrChange w:id="978" w:author="Katie Kendall" w:date="2026-04-01T13:39:00Z" w16du:dateUtc="2026-04-01T20:39:00Z">
                  <w:rPr/>
                </w:rPrChange>
              </w:rPr>
            </w:pPr>
            <w:r w:rsidRPr="00871383">
              <w:rPr>
                <w:sz w:val="20"/>
                <w:szCs w:val="20"/>
                <w:rPrChange w:id="979" w:author="Katie Kendall" w:date="2026-04-01T13:39:00Z" w16du:dateUtc="2026-04-01T20:39:00Z">
                  <w:rPr/>
                </w:rPrChange>
              </w:rPr>
              <w:t>0 (2010)</w:t>
            </w:r>
          </w:p>
        </w:tc>
        <w:tc>
          <w:tcPr>
            <w:tcW w:w="0" w:type="auto"/>
          </w:tcPr>
          <w:p w14:paraId="038B0194" w14:textId="77777777" w:rsidR="007D5ABA" w:rsidRPr="00871383" w:rsidRDefault="007D5ABA" w:rsidP="00EF3A21">
            <w:pPr>
              <w:pStyle w:val="Compact"/>
              <w:rPr>
                <w:sz w:val="20"/>
                <w:szCs w:val="20"/>
                <w:rPrChange w:id="980" w:author="Katie Kendall" w:date="2026-04-01T13:39:00Z" w16du:dateUtc="2026-04-01T20:39:00Z">
                  <w:rPr/>
                </w:rPrChange>
              </w:rPr>
            </w:pPr>
            <w:r w:rsidRPr="00871383">
              <w:rPr>
                <w:sz w:val="20"/>
                <w:szCs w:val="20"/>
                <w:rPrChange w:id="981" w:author="Katie Kendall" w:date="2026-04-01T13:39:00Z" w16du:dateUtc="2026-04-01T20:39:00Z">
                  <w:rPr/>
                </w:rPrChange>
              </w:rPr>
              <w:t>28 (2018)</w:t>
            </w:r>
          </w:p>
        </w:tc>
        <w:tc>
          <w:tcPr>
            <w:tcW w:w="0" w:type="auto"/>
          </w:tcPr>
          <w:p w14:paraId="06C82CF0" w14:textId="77777777" w:rsidR="007D5ABA" w:rsidRPr="00871383" w:rsidRDefault="007D5ABA" w:rsidP="00EF3A21">
            <w:pPr>
              <w:pStyle w:val="Compact"/>
              <w:rPr>
                <w:sz w:val="20"/>
                <w:szCs w:val="20"/>
                <w:rPrChange w:id="982" w:author="Katie Kendall" w:date="2026-04-01T13:39:00Z" w16du:dateUtc="2026-04-01T20:39:00Z">
                  <w:rPr/>
                </w:rPrChange>
              </w:rPr>
            </w:pPr>
            <w:r w:rsidRPr="00871383">
              <w:rPr>
                <w:sz w:val="20"/>
                <w:szCs w:val="20"/>
                <w:rPrChange w:id="983" w:author="Katie Kendall" w:date="2026-04-01T13:39:00Z" w16du:dateUtc="2026-04-01T20:39:00Z">
                  <w:rPr/>
                </w:rPrChange>
              </w:rPr>
              <w:t>111%</w:t>
            </w:r>
          </w:p>
        </w:tc>
      </w:tr>
    </w:tbl>
    <w:p w14:paraId="23B9A4D0" w14:textId="77777777" w:rsidR="007D5ABA" w:rsidRDefault="007D5ABA">
      <w:pPr>
        <w:pStyle w:val="FootnoteText"/>
        <w:pPrChange w:id="984" w:author="Katie Kendall" w:date="2026-04-01T13:39:00Z" w16du:dateUtc="2026-04-01T20:39:00Z">
          <w:pPr>
            <w:pStyle w:val="BodyText"/>
          </w:pPr>
        </w:pPrChange>
      </w:pPr>
      <w:r>
        <w:t>CV = Coefficient of Variation (SD / Mean × 100%). Higher CV indicates greater interannual variability.</w:t>
      </w:r>
    </w:p>
    <w:p w14:paraId="0752C6F7" w14:textId="77777777" w:rsidR="00BD4989" w:rsidRDefault="007D5ABA" w:rsidP="00BD4989">
      <w:pPr>
        <w:pStyle w:val="CaptionedFigure"/>
        <w:rPr>
          <w:ins w:id="985" w:author="Katie Kendall" w:date="2026-03-20T08:37:00Z" w16du:dateUtc="2026-03-20T15:37:00Z"/>
        </w:rPr>
      </w:pPr>
      <w:r>
        <w:rPr>
          <w:noProof/>
        </w:rPr>
        <w:lastRenderedPageBreak/>
        <w:drawing>
          <wp:inline distT="0" distB="0" distL="0" distR="0" wp14:anchorId="01987763" wp14:editId="5128B53B">
            <wp:extent cx="5943600" cy="4622800"/>
            <wp:effectExtent l="0" t="0" r="0" b="0"/>
            <wp:docPr id="966006234" name="Picture" descr="Figure 1. Interannual variability in total spill volume (KCFS-hours) at Wells Dam. Panel A: Fall (Aug–Nov). Panel B: Spring (Jan–Mar). Dashed line = 20-year mean. Orange bars = harvest-open years; blue bars = harvest-closed years (2016–2023). Note the substantially greater variability in the spring panel."/>
            <wp:cNvGraphicFramePr/>
            <a:graphic xmlns:a="http://schemas.openxmlformats.org/drawingml/2006/main">
              <a:graphicData uri="http://schemas.openxmlformats.org/drawingml/2006/picture">
                <pic:pic xmlns:pic="http://schemas.openxmlformats.org/drawingml/2006/picture">
                  <pic:nvPicPr>
                    <pic:cNvPr id="24" name="Picture" descr="spill_variability_fig1_volume.png"/>
                    <pic:cNvPicPr>
                      <a:picLocks noChangeAspect="1" noChangeArrowheads="1"/>
                    </pic:cNvPicPr>
                  </pic:nvPicPr>
                  <pic:blipFill>
                    <a:blip r:embed="rId17"/>
                    <a:stretch>
                      <a:fillRect/>
                    </a:stretch>
                  </pic:blipFill>
                  <pic:spPr bwMode="auto">
                    <a:xfrm>
                      <a:off x="0" y="0"/>
                      <a:ext cx="5943600" cy="4622800"/>
                    </a:xfrm>
                    <a:prstGeom prst="rect">
                      <a:avLst/>
                    </a:prstGeom>
                    <a:noFill/>
                    <a:ln w="9525">
                      <a:noFill/>
                      <a:headEnd/>
                      <a:tailEnd/>
                    </a:ln>
                  </pic:spPr>
                </pic:pic>
              </a:graphicData>
            </a:graphic>
          </wp:inline>
        </w:drawing>
      </w:r>
    </w:p>
    <w:p w14:paraId="23F483F9" w14:textId="4D8E0CB3" w:rsidR="007D5ABA" w:rsidRDefault="00BD4989">
      <w:pPr>
        <w:pStyle w:val="Caption"/>
        <w:pPrChange w:id="986" w:author="Katie Kendall" w:date="2026-04-01T13:39:00Z" w16du:dateUtc="2026-04-01T20:39:00Z">
          <w:pPr>
            <w:pStyle w:val="CaptionedFigure"/>
          </w:pPr>
        </w:pPrChange>
      </w:pPr>
      <w:bookmarkStart w:id="987" w:name="_Ref224888431"/>
      <w:ins w:id="988" w:author="Katie Kendall" w:date="2026-03-20T08:37:00Z" w16du:dateUtc="2026-03-20T15:37:00Z">
        <w:r>
          <w:t xml:space="preserve">Appendix A Figure  </w:t>
        </w:r>
        <w:r>
          <w:fldChar w:fldCharType="begin"/>
        </w:r>
        <w:r>
          <w:instrText xml:space="preserve"> SEQ Appendix_A_Figure_ \* ARABIC </w:instrText>
        </w:r>
      </w:ins>
      <w:r>
        <w:fldChar w:fldCharType="separate"/>
      </w:r>
      <w:ins w:id="989" w:author="Katie Kendall" w:date="2026-03-20T08:53:00Z" w16du:dateUtc="2026-03-20T15:53:00Z">
        <w:r w:rsidR="00686E8F">
          <w:rPr>
            <w:noProof/>
          </w:rPr>
          <w:t>1</w:t>
        </w:r>
      </w:ins>
      <w:ins w:id="990" w:author="Katie Kendall" w:date="2026-03-20T08:37:00Z" w16du:dateUtc="2026-03-20T15:37:00Z">
        <w:r>
          <w:fldChar w:fldCharType="end"/>
        </w:r>
        <w:bookmarkEnd w:id="987"/>
        <w:r>
          <w:t xml:space="preserve">. </w:t>
        </w:r>
        <w:r w:rsidRPr="00B251B3">
          <w:t xml:space="preserve">Interannual variability in total spill volume (KCFS-hours) at Wells Dam. Panel A: Fall (Aug–Nov). Panel B: Spring (Jan–Mar). Dashed line = 20-year mean. Orange bars = harvest-open years; blue bars = harvest-closed years (2016–2023). </w:t>
        </w:r>
      </w:ins>
      <w:ins w:id="991" w:author="Katie Kendall" w:date="2026-03-20T08:38:00Z" w16du:dateUtc="2026-03-20T15:38:00Z">
        <w:r>
          <w:t>Note the substantially greater variability in the spring panel.</w:t>
        </w:r>
      </w:ins>
    </w:p>
    <w:p w14:paraId="7677BB13" w14:textId="77777777" w:rsidR="007D5ABA" w:rsidRDefault="007D5ABA" w:rsidP="00EF3A21">
      <w:pPr>
        <w:pStyle w:val="ImageCaption"/>
        <w:rPr>
          <w:del w:id="992" w:author="Katie Kendall" w:date="2026-03-20T08:38:00Z" w16du:dateUtc="2026-03-20T15:38:00Z"/>
        </w:rPr>
      </w:pPr>
      <w:del w:id="993" w:author="Katie Kendall" w:date="2026-03-20T08:38:00Z" w16du:dateUtc="2026-03-20T15:38:00Z">
        <w:r>
          <w:rPr>
            <w:b/>
            <w:bCs/>
          </w:rPr>
          <w:delText>Figure 1.</w:delText>
        </w:r>
        <w:r>
          <w:delText xml:space="preserve"> Interannual variability in total spill volume (KCFS-hours) at Wells Dam. Panel A: Fall (Aug–Nov). Panel B: Spring (Jan–Mar). Dashed line = 20-year mean. Orange bars = harvest-open years; blue bars = harvest-closed years (2016–2023). Note the substantially greater variability in the spring panel.</w:delText>
        </w:r>
      </w:del>
    </w:p>
    <w:p w14:paraId="6A50BD03" w14:textId="00EEB8ED" w:rsidR="007D5ABA" w:rsidRDefault="007D5ABA" w:rsidP="001F08F2">
      <w:pPr>
        <w:pStyle w:val="Heading1"/>
      </w:pPr>
      <w:bookmarkStart w:id="994" w:name="X101cf60d27a961ef2a9047066c72ce4341190b0"/>
      <w:bookmarkEnd w:id="893"/>
      <w:r>
        <w:t>Interannual Variability in Fall Spill (Aug–Nov)</w:t>
      </w:r>
    </w:p>
    <w:p w14:paraId="367018B2" w14:textId="777CC7BE" w:rsidR="007D5ABA" w:rsidRDefault="007D5ABA" w:rsidP="001F08F2">
      <w:pPr>
        <w:pStyle w:val="Heading2"/>
      </w:pPr>
      <w:bookmarkStart w:id="995" w:name="volume-total-spill"/>
      <w:r>
        <w:t>Volume (Total Spill)</w:t>
      </w:r>
    </w:p>
    <w:p w14:paraId="05704121" w14:textId="6C881295" w:rsidR="007D5ABA" w:rsidRDefault="007D5ABA" w:rsidP="001F08F2">
      <w:r>
        <w:t>Fall cumulative spill volume ranged from 724 KCFS-hours in 2024 to 9,667 KCFS-hours in 2013—a 13-fold range (</w:t>
      </w:r>
      <w:ins w:id="996" w:author="Katie Kendall" w:date="2026-03-20T08:40:00Z" w16du:dateUtc="2026-03-20T15:40:00Z">
        <w:r w:rsidR="00BD4989">
          <w:fldChar w:fldCharType="begin"/>
        </w:r>
        <w:r w:rsidR="00BD4989">
          <w:instrText xml:space="preserve"> REF _Ref224888431 \h </w:instrText>
        </w:r>
      </w:ins>
      <w:r w:rsidR="00BD4989">
        <w:fldChar w:fldCharType="separate"/>
      </w:r>
      <w:ins w:id="997" w:author="Katie Kendall" w:date="2026-03-20T08:40:00Z" w16du:dateUtc="2026-03-20T15:40:00Z">
        <w:r w:rsidR="00BD4989">
          <w:t xml:space="preserve">Appendix A Figure  </w:t>
        </w:r>
        <w:r w:rsidR="00BD4989">
          <w:rPr>
            <w:noProof/>
          </w:rPr>
          <w:t>1</w:t>
        </w:r>
        <w:r w:rsidR="00BD4989">
          <w:fldChar w:fldCharType="end"/>
        </w:r>
      </w:ins>
      <w:del w:id="998" w:author="Katie Kendall" w:date="2026-03-20T08:40:00Z" w16du:dateUtc="2026-03-20T15:40:00Z">
        <w:r w:rsidDel="00BD4989">
          <w:delText>Figure 1</w:delText>
        </w:r>
      </w:del>
      <w:r>
        <w:t>A). The coefficient of variation (CV) was 39%, indicating moderate interannual variability. Most years fell within 3,000–</w:t>
      </w:r>
      <w:r>
        <w:lastRenderedPageBreak/>
        <w:t>7,000 KCFS-hours, with 2013 and 2021 as clear high-spill outliers and 2024 as an exceptionally low-spill year. The mean over the 20-year period was 5,195 KCFS-hours.</w:t>
      </w:r>
    </w:p>
    <w:p w14:paraId="3E7F4802" w14:textId="0F0BFE73" w:rsidR="007D5ABA" w:rsidRDefault="007D5ABA" w:rsidP="001F08F2">
      <w:pPr>
        <w:pStyle w:val="Heading2"/>
      </w:pPr>
      <w:bookmarkStart w:id="999" w:name="duration-spill-hours-and-days"/>
      <w:bookmarkEnd w:id="995"/>
      <w:r>
        <w:t>Duration (Spill Hours and Days)</w:t>
      </w:r>
    </w:p>
    <w:p w14:paraId="33FA5755" w14:textId="77777777" w:rsidR="007D5ABA" w:rsidRDefault="007D5ABA" w:rsidP="001F08F2">
      <w:r>
        <w:t>Fall spill duration was somewhat less variable than total volume (CV = 30%). Duration ranged from 52 hours in 2024 to 725 hours in 2021. Because spill volume and duration are closely related in this season, fall SpillHours and fall TotalSpill are highly correlated with one another—but they capture slightly different aspects of the spill regime (intensity vs. duration).</w:t>
      </w:r>
    </w:p>
    <w:p w14:paraId="69337A43" w14:textId="77777777" w:rsidR="00BD4989" w:rsidRDefault="007D5ABA" w:rsidP="00BD4989">
      <w:pPr>
        <w:pStyle w:val="CaptionedFigure"/>
        <w:rPr>
          <w:ins w:id="1000" w:author="Katie Kendall" w:date="2026-03-20T08:38:00Z" w16du:dateUtc="2026-03-20T15:38:00Z"/>
        </w:rPr>
      </w:pPr>
      <w:r>
        <w:rPr>
          <w:noProof/>
        </w:rPr>
        <w:drawing>
          <wp:inline distT="0" distB="0" distL="0" distR="0" wp14:anchorId="21BD6EFB" wp14:editId="7B574A41">
            <wp:extent cx="5943600" cy="4622800"/>
            <wp:effectExtent l="0" t="0" r="0" b="0"/>
            <wp:docPr id="28" name="Picture" descr="Figure 2. Interannual variability in spill duration (hours with spill &gt; 0) at Wells Dam. Panel A: Fall (Aug–Nov). Panel B: Spring (Jan–Mar). Dashed line = 20-year mean."/>
            <wp:cNvGraphicFramePr/>
            <a:graphic xmlns:a="http://schemas.openxmlformats.org/drawingml/2006/main">
              <a:graphicData uri="http://schemas.openxmlformats.org/drawingml/2006/picture">
                <pic:pic xmlns:pic="http://schemas.openxmlformats.org/drawingml/2006/picture">
                  <pic:nvPicPr>
                    <pic:cNvPr id="29" name="Picture" descr="spill_variability_fig2_duration.png"/>
                    <pic:cNvPicPr>
                      <a:picLocks noChangeAspect="1" noChangeArrowheads="1"/>
                    </pic:cNvPicPr>
                  </pic:nvPicPr>
                  <pic:blipFill>
                    <a:blip r:embed="rId20"/>
                    <a:stretch>
                      <a:fillRect/>
                    </a:stretch>
                  </pic:blipFill>
                  <pic:spPr bwMode="auto">
                    <a:xfrm>
                      <a:off x="0" y="0"/>
                      <a:ext cx="5943600" cy="4622800"/>
                    </a:xfrm>
                    <a:prstGeom prst="rect">
                      <a:avLst/>
                    </a:prstGeom>
                    <a:noFill/>
                    <a:ln w="9525">
                      <a:noFill/>
                      <a:headEnd/>
                      <a:tailEnd/>
                    </a:ln>
                  </pic:spPr>
                </pic:pic>
              </a:graphicData>
            </a:graphic>
          </wp:inline>
        </w:drawing>
      </w:r>
    </w:p>
    <w:p w14:paraId="25F53338" w14:textId="2C4B0630" w:rsidR="007D5ABA" w:rsidRDefault="00BD4989">
      <w:pPr>
        <w:pStyle w:val="Caption"/>
        <w:pPrChange w:id="1001" w:author="Katie Kendall" w:date="2026-04-01T13:39:00Z" w16du:dateUtc="2026-04-01T20:39:00Z">
          <w:pPr>
            <w:pStyle w:val="CaptionedFigure"/>
          </w:pPr>
        </w:pPrChange>
      </w:pPr>
      <w:ins w:id="1002" w:author="Katie Kendall" w:date="2026-03-20T08:38:00Z" w16du:dateUtc="2026-03-20T15:38:00Z">
        <w:r>
          <w:t xml:space="preserve">Appendix A Figure  </w:t>
        </w:r>
        <w:r>
          <w:fldChar w:fldCharType="begin"/>
        </w:r>
        <w:r>
          <w:instrText xml:space="preserve"> SEQ Appendix_A_Figure_ \* ARABIC </w:instrText>
        </w:r>
      </w:ins>
      <w:r>
        <w:fldChar w:fldCharType="separate"/>
      </w:r>
      <w:ins w:id="1003" w:author="Katie Kendall" w:date="2026-03-20T08:53:00Z" w16du:dateUtc="2026-03-20T15:53:00Z">
        <w:r w:rsidR="00686E8F">
          <w:rPr>
            <w:noProof/>
          </w:rPr>
          <w:t>2</w:t>
        </w:r>
      </w:ins>
      <w:ins w:id="1004" w:author="Katie Kendall" w:date="2026-03-20T08:38:00Z" w16du:dateUtc="2026-03-20T15:38:00Z">
        <w:r>
          <w:fldChar w:fldCharType="end"/>
        </w:r>
        <w:r>
          <w:t xml:space="preserve">. </w:t>
        </w:r>
        <w:r w:rsidRPr="003542C6">
          <w:t>Interannual variability in spill duration (hours with spill &gt; 0) at Wells Dam. Panel A: Fall (Aug–Nov). Panel B: Spring (Jan–Mar). Dashed line = 20-year mean.</w:t>
        </w:r>
      </w:ins>
    </w:p>
    <w:p w14:paraId="4ABAAEEE" w14:textId="77777777" w:rsidR="007D5ABA" w:rsidRDefault="007D5ABA" w:rsidP="00EF3A21">
      <w:pPr>
        <w:pStyle w:val="ImageCaption"/>
        <w:rPr>
          <w:del w:id="1005" w:author="Katie Kendall" w:date="2026-03-20T08:38:00Z" w16du:dateUtc="2026-03-20T15:38:00Z"/>
        </w:rPr>
      </w:pPr>
      <w:del w:id="1006" w:author="Katie Kendall" w:date="2026-03-20T08:38:00Z" w16du:dateUtc="2026-03-20T15:38:00Z">
        <w:r>
          <w:rPr>
            <w:b/>
            <w:bCs/>
          </w:rPr>
          <w:delText>Figure 2.</w:delText>
        </w:r>
        <w:r>
          <w:delText xml:space="preserve"> Interannual variability in spill duration (hours with spill &gt; 0) at Wells Dam. Panel A: Fall (Aug–Nov). Panel B: Spring (Jan–Mar). Dashed line = 20-year mean.</w:delText>
        </w:r>
      </w:del>
    </w:p>
    <w:p w14:paraId="76D5B427" w14:textId="63ADB067" w:rsidR="007D5ABA" w:rsidRDefault="007D5ABA" w:rsidP="001F08F2">
      <w:pPr>
        <w:pStyle w:val="Heading2"/>
      </w:pPr>
      <w:bookmarkStart w:id="1007" w:name="temporal-pattern"/>
      <w:bookmarkEnd w:id="999"/>
      <w:r>
        <w:lastRenderedPageBreak/>
        <w:t>Temporal Pattern</w:t>
      </w:r>
    </w:p>
    <w:p w14:paraId="7F6D383F" w14:textId="77777777" w:rsidR="007D5ABA" w:rsidRDefault="007D5ABA" w:rsidP="001F08F2">
      <w:r>
        <w:t>Fall spill showed no significant temporal trend across the study period (slope = −65 KCFS-hrs/year, p = 0.42). Variation appears largely driven by annual hydrology rather than a directional change in dam operations. The anomalously low 2024 fall spill (724 KCFS-hours, less than 15% of the 20-year mean) stands out as an extreme departure from typical conditions.</w:t>
      </w:r>
    </w:p>
    <w:p w14:paraId="3CEB568D" w14:textId="60592926" w:rsidR="007D5ABA" w:rsidRDefault="007D5ABA" w:rsidP="001F08F2">
      <w:pPr>
        <w:pStyle w:val="Heading1"/>
      </w:pPr>
      <w:bookmarkStart w:id="1008" w:name="X7d399b5f2d8cacb4c852f0323e360a8460b6592"/>
      <w:bookmarkEnd w:id="994"/>
      <w:bookmarkEnd w:id="1007"/>
      <w:r>
        <w:t>Interannual Variability in Spring Spill (Jan–Mar)</w:t>
      </w:r>
    </w:p>
    <w:p w14:paraId="2B64462D" w14:textId="5BACA645" w:rsidR="007D5ABA" w:rsidRDefault="007D5ABA" w:rsidP="001F08F2">
      <w:pPr>
        <w:pStyle w:val="Heading2"/>
      </w:pPr>
      <w:bookmarkStart w:id="1009" w:name="volume-total-spill-1"/>
      <w:r>
        <w:t>Volume (Total Spill)</w:t>
      </w:r>
    </w:p>
    <w:p w14:paraId="40E4F5DA" w14:textId="0A83DF36" w:rsidR="007D5ABA" w:rsidRDefault="007D5ABA" w:rsidP="001F08F2">
      <w:r>
        <w:t>Spring cumulative spill volume exhibited dramatically greater interannual variability than fall spill, with a CV of 137%—more than three times the fall CV. Volume ranged from essentially zero (1 KCFS-hour in 2010) to 17,709 KCFS-hours in 2017 (</w:t>
      </w:r>
      <w:ins w:id="1010" w:author="Katie Kendall" w:date="2026-03-20T08:40:00Z" w16du:dateUtc="2026-03-20T15:40:00Z">
        <w:r w:rsidR="00BD4989">
          <w:fldChar w:fldCharType="begin"/>
        </w:r>
        <w:r w:rsidR="00BD4989">
          <w:instrText xml:space="preserve"> REF _Ref224888431 \h </w:instrText>
        </w:r>
      </w:ins>
      <w:r w:rsidR="00BD4989">
        <w:fldChar w:fldCharType="separate"/>
      </w:r>
      <w:ins w:id="1011" w:author="Katie Kendall" w:date="2026-03-20T08:40:00Z" w16du:dateUtc="2026-03-20T15:40:00Z">
        <w:r w:rsidR="00BD4989">
          <w:t xml:space="preserve">Appendix A Figure  </w:t>
        </w:r>
        <w:r w:rsidR="00BD4989">
          <w:rPr>
            <w:noProof/>
          </w:rPr>
          <w:t>1</w:t>
        </w:r>
        <w:r w:rsidR="00BD4989">
          <w:fldChar w:fldCharType="end"/>
        </w:r>
        <w:r w:rsidR="00BD4989">
          <w:t>B</w:t>
        </w:r>
      </w:ins>
      <w:del w:id="1012" w:author="Katie Kendall" w:date="2026-03-20T08:40:00Z" w16du:dateUtc="2026-03-20T15:40:00Z">
        <w:r w:rsidDel="00BD4989">
          <w:delText>Figure 1B</w:delText>
        </w:r>
      </w:del>
      <w:r>
        <w:t>). This enormous range is driven by a bimodal pattern: a cluster of high-spill years (2017, 2018; both &gt;14,000 KCFS-hours) associated with the harvest closure period, and many years with minimal spring spill (&lt;2,000 KCFS-hours).</w:t>
      </w:r>
    </w:p>
    <w:p w14:paraId="2AB88D4E" w14:textId="77777777" w:rsidR="007D5ABA" w:rsidRDefault="007D5ABA" w:rsidP="001F08F2">
      <w:r>
        <w:t>The two highest spring spill years (2017 and 2018) were nearly five times the 20-year mean of 3,448 KCFS-hours and reflect large snowpack and runoff conditions that produced substantial mandatory spill under FCRPS biological opinion requirements. Years 2010 and 2016 had near-zero spring spill, likely reflecting early season conditions where minimal water was available for non-power spill.</w:t>
      </w:r>
    </w:p>
    <w:p w14:paraId="0511AC67" w14:textId="3F693BEB" w:rsidR="007D5ABA" w:rsidRDefault="007D5ABA" w:rsidP="001F08F2">
      <w:pPr>
        <w:pStyle w:val="Heading2"/>
      </w:pPr>
      <w:bookmarkStart w:id="1013" w:name="duration-spill-hours-and-days-1"/>
      <w:bookmarkEnd w:id="1009"/>
      <w:r>
        <w:t>Duration (Spill Hours and Days)</w:t>
      </w:r>
    </w:p>
    <w:p w14:paraId="120F8E56" w14:textId="77777777" w:rsidR="007D5ABA" w:rsidRDefault="007D5ABA" w:rsidP="001F08F2">
      <w:r>
        <w:t>Spring spill duration mirrored the volume pattern (CV = 111%). Duration ranged from 1 hour in 2010 to 671 hours in 2018. In contrast to fall, where Wells Dam spills during most hours of the season, spring spill is concentrated in a subset of years and hours driven by hydrology. In the near-zero spring spill years, fish may experience almost no spill during their holding period.</w:t>
      </w:r>
    </w:p>
    <w:p w14:paraId="79D44571" w14:textId="51AA1F46" w:rsidR="007D5ABA" w:rsidRDefault="007D5ABA" w:rsidP="001F08F2">
      <w:pPr>
        <w:pStyle w:val="Heading2"/>
      </w:pPr>
      <w:bookmarkStart w:id="1014" w:name="temporal-pattern-1"/>
      <w:bookmarkEnd w:id="1013"/>
      <w:r>
        <w:t>Temporal Pattern</w:t>
      </w:r>
    </w:p>
    <w:p w14:paraId="5F78F5D6" w14:textId="77777777" w:rsidR="007D5ABA" w:rsidRDefault="007D5ABA" w:rsidP="001F08F2">
      <w:r>
        <w:t>Spring spill showed no significant temporal trend (slope = +166 KCFS-hrs/year, p = 0.38), though the two peak years (2017–2018) occur in the latter portion of the study period. This partly reflects the coincidence of high-precipitation years with the harvest closure period rather than a true directional trend.</w:t>
      </w:r>
    </w:p>
    <w:p w14:paraId="3E7C0143" w14:textId="5417278A" w:rsidR="007D5ABA" w:rsidRDefault="007D5ABA" w:rsidP="001F08F2">
      <w:pPr>
        <w:pStyle w:val="Heading1"/>
      </w:pPr>
      <w:bookmarkStart w:id="1015" w:name="comparison-between-fall-and-spring"/>
      <w:bookmarkEnd w:id="1008"/>
      <w:bookmarkEnd w:id="1014"/>
      <w:r>
        <w:lastRenderedPageBreak/>
        <w:t>Comparison Between Fall and Spring</w:t>
      </w:r>
    </w:p>
    <w:p w14:paraId="36493E1C" w14:textId="041BAFDE" w:rsidR="007D5ABA" w:rsidRDefault="007D5ABA" w:rsidP="001F08F2">
      <w:pPr>
        <w:pStyle w:val="Heading2"/>
      </w:pPr>
      <w:bookmarkStart w:id="1016" w:name="relative-variability"/>
      <w:r>
        <w:t>Relative Variability</w:t>
      </w:r>
    </w:p>
    <w:p w14:paraId="32E078B0" w14:textId="77777777" w:rsidR="007D5ABA" w:rsidRDefault="007D5ABA" w:rsidP="001F08F2">
      <w:r>
        <w:t>Spring spill is consistently more variable than fall spill across all three metrics:</w:t>
      </w:r>
    </w:p>
    <w:p w14:paraId="6882BA79" w14:textId="77777777" w:rsidR="007D5ABA" w:rsidRDefault="007D5ABA" w:rsidP="00223EE1">
      <w:pPr>
        <w:pStyle w:val="ListParagraph"/>
        <w:numPr>
          <w:ilvl w:val="0"/>
          <w:numId w:val="21"/>
        </w:numPr>
      </w:pPr>
      <w:r w:rsidRPr="00AF1FD3">
        <w:rPr>
          <w:b/>
          <w:bCs/>
        </w:rPr>
        <w:t>Total spill CV</w:t>
      </w:r>
      <w:r>
        <w:t>: Fall 39% vs. Spring 137%</w:t>
      </w:r>
    </w:p>
    <w:p w14:paraId="7A38992F" w14:textId="77777777" w:rsidR="007D5ABA" w:rsidRDefault="007D5ABA" w:rsidP="00223EE1">
      <w:pPr>
        <w:pStyle w:val="ListParagraph"/>
        <w:numPr>
          <w:ilvl w:val="0"/>
          <w:numId w:val="21"/>
        </w:numPr>
      </w:pPr>
      <w:r w:rsidRPr="00AF1FD3">
        <w:rPr>
          <w:b/>
          <w:bCs/>
        </w:rPr>
        <w:t>Spill hours CV</w:t>
      </w:r>
      <w:r>
        <w:t>: Fall 30% vs. Spring 111%</w:t>
      </w:r>
    </w:p>
    <w:p w14:paraId="6859891F" w14:textId="77777777" w:rsidR="007D5ABA" w:rsidRDefault="007D5ABA" w:rsidP="001F08F2">
      <w:r>
        <w:t>This difference reflects fundamentally different hydrological drivers. Fall spill at Wells Dam is relatively constrained by late-summer/early-fall hydropower operations and residual snowmelt, producing moderate and fairly consistent spill volumes. Spring spill is strongly governed by snowpack and February/March runoff, which varies dramatically from year to year in the Upper Columbia Basin.</w:t>
      </w:r>
    </w:p>
    <w:p w14:paraId="4ED3A743" w14:textId="77777777" w:rsidR="00BD4989" w:rsidRDefault="007D5ABA" w:rsidP="00BD4989">
      <w:pPr>
        <w:pStyle w:val="CaptionedFigure"/>
        <w:rPr>
          <w:ins w:id="1017" w:author="Katie Kendall" w:date="2026-03-20T08:38:00Z" w16du:dateUtc="2026-03-20T15:38:00Z"/>
        </w:rPr>
      </w:pPr>
      <w:r>
        <w:rPr>
          <w:noProof/>
        </w:rPr>
        <w:lastRenderedPageBreak/>
        <w:drawing>
          <wp:inline distT="0" distB="0" distL="0" distR="0" wp14:anchorId="5EC88CDB" wp14:editId="4ED0A777">
            <wp:extent cx="5943600" cy="5094514"/>
            <wp:effectExtent l="0" t="0" r="0" b="0"/>
            <wp:docPr id="38" name="Picture" descr="Figure 3. Scatter plot of fall vs. spring total spill volume by year. Each point represents one spill year, labeled by year. The linear fit (grey line, 95% CI shaded) shows a weak negative relationship (r = −0.19), confirming that fall and spring spill are essentially independent."/>
            <wp:cNvGraphicFramePr/>
            <a:graphic xmlns:a="http://schemas.openxmlformats.org/drawingml/2006/main">
              <a:graphicData uri="http://schemas.openxmlformats.org/drawingml/2006/picture">
                <pic:pic xmlns:pic="http://schemas.openxmlformats.org/drawingml/2006/picture">
                  <pic:nvPicPr>
                    <pic:cNvPr id="39" name="Picture" descr="spill_variability_fig3_scatter.png"/>
                    <pic:cNvPicPr>
                      <a:picLocks noChangeAspect="1" noChangeArrowheads="1"/>
                    </pic:cNvPicPr>
                  </pic:nvPicPr>
                  <pic:blipFill>
                    <a:blip r:embed="rId18"/>
                    <a:stretch>
                      <a:fillRect/>
                    </a:stretch>
                  </pic:blipFill>
                  <pic:spPr bwMode="auto">
                    <a:xfrm>
                      <a:off x="0" y="0"/>
                      <a:ext cx="5943600" cy="5094514"/>
                    </a:xfrm>
                    <a:prstGeom prst="rect">
                      <a:avLst/>
                    </a:prstGeom>
                    <a:noFill/>
                    <a:ln w="9525">
                      <a:noFill/>
                      <a:headEnd/>
                      <a:tailEnd/>
                    </a:ln>
                  </pic:spPr>
                </pic:pic>
              </a:graphicData>
            </a:graphic>
          </wp:inline>
        </w:drawing>
      </w:r>
    </w:p>
    <w:p w14:paraId="4DEE5D93" w14:textId="1FCBC903" w:rsidR="007D5ABA" w:rsidRDefault="00BD4989">
      <w:pPr>
        <w:pStyle w:val="Caption"/>
        <w:pPrChange w:id="1018" w:author="Katie Kendall" w:date="2026-04-01T13:39:00Z" w16du:dateUtc="2026-04-01T20:39:00Z">
          <w:pPr>
            <w:pStyle w:val="CaptionedFigure"/>
          </w:pPr>
        </w:pPrChange>
      </w:pPr>
      <w:bookmarkStart w:id="1019" w:name="_Ref224888403"/>
      <w:ins w:id="1020" w:author="Katie Kendall" w:date="2026-03-20T08:38:00Z" w16du:dateUtc="2026-03-20T15:38:00Z">
        <w:r>
          <w:t xml:space="preserve">Appendix A Figure  </w:t>
        </w:r>
        <w:r>
          <w:fldChar w:fldCharType="begin"/>
        </w:r>
        <w:r>
          <w:instrText xml:space="preserve"> SEQ Appendix_A_Figure_ \* ARABIC </w:instrText>
        </w:r>
      </w:ins>
      <w:r>
        <w:fldChar w:fldCharType="separate"/>
      </w:r>
      <w:ins w:id="1021" w:author="Katie Kendall" w:date="2026-03-20T08:53:00Z" w16du:dateUtc="2026-03-20T15:53:00Z">
        <w:r w:rsidR="00686E8F">
          <w:rPr>
            <w:noProof/>
          </w:rPr>
          <w:t>3</w:t>
        </w:r>
      </w:ins>
      <w:ins w:id="1022" w:author="Katie Kendall" w:date="2026-03-20T08:38:00Z" w16du:dateUtc="2026-03-20T15:38:00Z">
        <w:r>
          <w:fldChar w:fldCharType="end"/>
        </w:r>
        <w:bookmarkEnd w:id="1019"/>
        <w:r>
          <w:t xml:space="preserve">. </w:t>
        </w:r>
        <w:r w:rsidRPr="0057216A">
          <w:t xml:space="preserve">Scatter plot of fall vs. spring total spill volume by year. Each point represents one spill year, labeled by year. The linear fit (grey line, 95% CI shaded) shows a weak negative relationship (r = −0.19), confirming that fall and spring spill are </w:t>
        </w:r>
        <w:r>
          <w:t>essentially independent.</w:t>
        </w:r>
      </w:ins>
    </w:p>
    <w:p w14:paraId="4C88BF25" w14:textId="77777777" w:rsidR="007D5ABA" w:rsidRDefault="007D5ABA" w:rsidP="00EF3A21">
      <w:pPr>
        <w:pStyle w:val="ImageCaption"/>
        <w:rPr>
          <w:del w:id="1023" w:author="Katie Kendall" w:date="2026-03-20T08:39:00Z" w16du:dateUtc="2026-03-20T15:39:00Z"/>
        </w:rPr>
      </w:pPr>
      <w:del w:id="1024" w:author="Katie Kendall" w:date="2026-03-20T08:39:00Z" w16du:dateUtc="2026-03-20T15:39:00Z">
        <w:r>
          <w:rPr>
            <w:b/>
            <w:bCs/>
          </w:rPr>
          <w:delText>Figure 3.</w:delText>
        </w:r>
        <w:r>
          <w:delText xml:space="preserve"> Scatter plot of fall vs. spring total spill volume by year. Each point represents one spill year, labeled by year. The linear fit (grey line, 95% CI shaded) shows a weak negative relationship (r = −0.19), confirming that fall and spring spill are essentially independent.</w:delText>
        </w:r>
      </w:del>
    </w:p>
    <w:p w14:paraId="3519DA1D" w14:textId="160CFBA4" w:rsidR="007D5ABA" w:rsidRDefault="007D5ABA" w:rsidP="00AF1FD3">
      <w:pPr>
        <w:pStyle w:val="Heading2"/>
      </w:pPr>
      <w:bookmarkStart w:id="1025" w:name="seasonal-independence"/>
      <w:bookmarkEnd w:id="1016"/>
      <w:r>
        <w:t>Seasonal Independence</w:t>
      </w:r>
    </w:p>
    <w:p w14:paraId="3BD1650D" w14:textId="1C95B823" w:rsidR="007D5ABA" w:rsidRDefault="007D5ABA" w:rsidP="00AF1FD3">
      <w:r>
        <w:t xml:space="preserve">Fall and spring spill metrics within the same spill year are essentially uncorrelated (Pearson r = −0.19 for total spill; r = −0.11 for spill hours; </w:t>
      </w:r>
      <w:ins w:id="1026" w:author="Katie Kendall" w:date="2026-03-20T08:39:00Z" w16du:dateUtc="2026-03-20T15:39:00Z">
        <w:r w:rsidR="00BD4989">
          <w:fldChar w:fldCharType="begin"/>
        </w:r>
        <w:r w:rsidR="00BD4989">
          <w:instrText xml:space="preserve"> REF _Ref224888403 \h </w:instrText>
        </w:r>
      </w:ins>
      <w:r w:rsidR="00BD4989">
        <w:fldChar w:fldCharType="separate"/>
      </w:r>
      <w:ins w:id="1027" w:author="Katie Kendall" w:date="2026-03-20T08:39:00Z" w16du:dateUtc="2026-03-20T15:39:00Z">
        <w:r w:rsidR="00BD4989">
          <w:t xml:space="preserve">Appendix A Figure  </w:t>
        </w:r>
        <w:r w:rsidR="00BD4989">
          <w:rPr>
            <w:noProof/>
          </w:rPr>
          <w:t>3</w:t>
        </w:r>
        <w:r w:rsidR="00BD4989">
          <w:fldChar w:fldCharType="end"/>
        </w:r>
      </w:ins>
      <w:del w:id="1028" w:author="Katie Kendall" w:date="2026-03-20T08:39:00Z" w16du:dateUtc="2026-03-20T15:39:00Z">
        <w:r w:rsidDel="00BD4989">
          <w:delText>Figure 3</w:delText>
        </w:r>
      </w:del>
      <w:r>
        <w:t xml:space="preserve">). A year with high fall spill does not reliably predict whether that same year will have high or low spring spill. This near-independence confirms that the two seasons are driven by </w:t>
      </w:r>
      <w:r>
        <w:lastRenderedPageBreak/>
        <w:t>different hydrological processes and that they provide genuinely distinct information in the models.</w:t>
      </w:r>
    </w:p>
    <w:p w14:paraId="6B1E6761" w14:textId="4D3E3E58" w:rsidR="007D5ABA" w:rsidRDefault="007D5ABA" w:rsidP="00AF1FD3">
      <w:pPr>
        <w:pStyle w:val="Heading2"/>
      </w:pPr>
      <w:bookmarkStart w:id="1029" w:name="absolute-scale-differences"/>
      <w:bookmarkEnd w:id="1025"/>
      <w:r>
        <w:t>Absolute Scale Differences</w:t>
      </w:r>
    </w:p>
    <w:p w14:paraId="0870F545" w14:textId="77777777" w:rsidR="007D5ABA" w:rsidRDefault="007D5ABA" w:rsidP="00AF1FD3">
      <w:r>
        <w:t>Fall and spring seasons also differ substantially in average spill intensity. The fall window (122 days) produces roughly 50% more total cumulative spill on average than the spring window (90 days): 5,195 vs. 3,448 KCFS-hours. However, in peak spring years (2017, 2018), spring total spill exceeded fall by more than 3-fold.</w:t>
      </w:r>
    </w:p>
    <w:p w14:paraId="61979114" w14:textId="77777777" w:rsidR="00AF1FD3" w:rsidRDefault="00AF1FD3" w:rsidP="00AF1FD3"/>
    <w:p w14:paraId="174842E0" w14:textId="77777777" w:rsidR="00BC2B31" w:rsidRDefault="007D5ABA" w:rsidP="00BC2B31">
      <w:pPr>
        <w:pStyle w:val="CaptionedFigure"/>
        <w:rPr>
          <w:ins w:id="1030" w:author="Katie Kendall" w:date="2026-03-20T08:42:00Z" w16du:dateUtc="2026-03-20T15:42:00Z"/>
        </w:rPr>
      </w:pPr>
      <w:r>
        <w:rPr>
          <w:noProof/>
        </w:rPr>
        <w:drawing>
          <wp:inline distT="0" distB="0" distL="0" distR="0" wp14:anchorId="35B56E60" wp14:editId="0C58332B">
            <wp:extent cx="5943600" cy="3820885"/>
            <wp:effectExtent l="0" t="0" r="0" b="0"/>
            <wp:docPr id="43" name="Picture" descr="Figure 5. Coefficient of variation (CV) for each spill metric. Higher CV indicates greater interannual variability. Spring metrics (blue) are consistently 3–4× more variable than fall metrics (orange)."/>
            <wp:cNvGraphicFramePr/>
            <a:graphic xmlns:a="http://schemas.openxmlformats.org/drawingml/2006/main">
              <a:graphicData uri="http://schemas.openxmlformats.org/drawingml/2006/picture">
                <pic:pic xmlns:pic="http://schemas.openxmlformats.org/drawingml/2006/picture">
                  <pic:nvPicPr>
                    <pic:cNvPr id="44" name="Picture" descr="spill_variability_fig5_cv.png"/>
                    <pic:cNvPicPr>
                      <a:picLocks noChangeAspect="1" noChangeArrowheads="1"/>
                    </pic:cNvPicPr>
                  </pic:nvPicPr>
                  <pic:blipFill>
                    <a:blip r:embed="rId21"/>
                    <a:stretch>
                      <a:fillRect/>
                    </a:stretch>
                  </pic:blipFill>
                  <pic:spPr bwMode="auto">
                    <a:xfrm>
                      <a:off x="0" y="0"/>
                      <a:ext cx="5943600" cy="3820885"/>
                    </a:xfrm>
                    <a:prstGeom prst="rect">
                      <a:avLst/>
                    </a:prstGeom>
                    <a:noFill/>
                    <a:ln w="9525">
                      <a:noFill/>
                      <a:headEnd/>
                      <a:tailEnd/>
                    </a:ln>
                  </pic:spPr>
                </pic:pic>
              </a:graphicData>
            </a:graphic>
          </wp:inline>
        </w:drawing>
      </w:r>
    </w:p>
    <w:p w14:paraId="707E0372" w14:textId="1E99F9D7" w:rsidR="007D5ABA" w:rsidRDefault="00BC2B31">
      <w:pPr>
        <w:pStyle w:val="Caption"/>
        <w:pPrChange w:id="1031" w:author="Katie Kendall" w:date="2026-04-01T13:39:00Z" w16du:dateUtc="2026-04-01T20:39:00Z">
          <w:pPr>
            <w:pStyle w:val="CaptionedFigure"/>
          </w:pPr>
        </w:pPrChange>
      </w:pPr>
      <w:ins w:id="1032" w:author="Katie Kendall" w:date="2026-03-20T08:42:00Z" w16du:dateUtc="2026-03-20T15:42:00Z">
        <w:r>
          <w:t xml:space="preserve">Appendix A Figure  </w:t>
        </w:r>
        <w:r>
          <w:fldChar w:fldCharType="begin"/>
        </w:r>
        <w:r>
          <w:instrText xml:space="preserve"> SEQ Appendix_A_Figure_ \* ARABIC </w:instrText>
        </w:r>
      </w:ins>
      <w:r>
        <w:fldChar w:fldCharType="separate"/>
      </w:r>
      <w:ins w:id="1033" w:author="Katie Kendall" w:date="2026-03-20T08:53:00Z" w16du:dateUtc="2026-03-20T15:53:00Z">
        <w:r w:rsidR="00686E8F">
          <w:rPr>
            <w:noProof/>
          </w:rPr>
          <w:t>4</w:t>
        </w:r>
      </w:ins>
      <w:ins w:id="1034" w:author="Katie Kendall" w:date="2026-03-20T08:42:00Z" w16du:dateUtc="2026-03-20T15:42:00Z">
        <w:r>
          <w:fldChar w:fldCharType="end"/>
        </w:r>
        <w:r>
          <w:t xml:space="preserve">. </w:t>
        </w:r>
        <w:r w:rsidRPr="00D6667C">
          <w:t>Coefficient of variation (CV) for each spill metric. Higher CV indicates greater interannual variability. Spring metrics (blue) are consistently 3–4× more variable than fall metrics (orange).</w:t>
        </w:r>
      </w:ins>
    </w:p>
    <w:p w14:paraId="2D573323" w14:textId="5F0313E6" w:rsidR="007D5ABA" w:rsidRDefault="007D5ABA" w:rsidP="00EF3A21">
      <w:pPr>
        <w:pStyle w:val="ImageCaption"/>
        <w:rPr>
          <w:del w:id="1035" w:author="Katie Kendall" w:date="2026-03-20T08:42:00Z" w16du:dateUtc="2026-03-20T15:42:00Z"/>
        </w:rPr>
      </w:pPr>
      <w:del w:id="1036" w:author="Katie Kendall" w:date="2026-03-20T08:42:00Z" w16du:dateUtc="2026-03-20T15:42:00Z">
        <w:r>
          <w:rPr>
            <w:b/>
            <w:bCs/>
          </w:rPr>
          <w:delText>Figure 5.</w:delText>
        </w:r>
        <w:r>
          <w:delText xml:space="preserve"> Coefficient of variation (CV) for each spill metric. Higher CV indicates greater interannual variability. Spring metrics (blue) are consistently 3–4× more variable than fall metrics (orange).</w:delText>
        </w:r>
      </w:del>
    </w:p>
    <w:p w14:paraId="05518FF9" w14:textId="73A4D062" w:rsidR="00AF1FD3" w:rsidRDefault="00AF1FD3" w:rsidP="00EF3A21">
      <w:r>
        <w:br w:type="page"/>
      </w:r>
    </w:p>
    <w:p w14:paraId="250CF729" w14:textId="73375345" w:rsidR="007D5ABA" w:rsidRDefault="007D5ABA" w:rsidP="00AF1FD3">
      <w:pPr>
        <w:pStyle w:val="Heading1"/>
      </w:pPr>
      <w:bookmarkStart w:id="1037" w:name="year-by-year-spill-context"/>
      <w:bookmarkEnd w:id="1015"/>
      <w:bookmarkEnd w:id="1029"/>
      <w:r>
        <w:lastRenderedPageBreak/>
        <w:t>Year-by-Year Spill Context</w:t>
      </w:r>
    </w:p>
    <w:p w14:paraId="7D72A01B" w14:textId="77777777" w:rsidR="007D5ABA" w:rsidRDefault="007D5ABA" w:rsidP="00AF1FD3">
      <w:r>
        <w:t>The figures below illustrate the full interannual pattern. Several notable years warrant specific attention:</w:t>
      </w:r>
    </w:p>
    <w:p w14:paraId="31751F33" w14:textId="77777777" w:rsidR="007D5ABA" w:rsidRDefault="007D5ABA">
      <w:pPr>
        <w:pStyle w:val="ListParagraph"/>
        <w:numPr>
          <w:ilvl w:val="0"/>
          <w:numId w:val="27"/>
        </w:numPr>
        <w:pPrChange w:id="1038" w:author="Katie Kendall" w:date="2026-04-01T13:39:00Z" w16du:dateUtc="2026-04-01T20:39:00Z">
          <w:pPr>
            <w:pStyle w:val="ListParagraph"/>
            <w:numPr>
              <w:numId w:val="22"/>
            </w:numPr>
          </w:pPr>
        </w:pPrChange>
      </w:pPr>
      <w:r w:rsidRPr="00AF1FD3">
        <w:rPr>
          <w:b/>
          <w:bCs/>
        </w:rPr>
        <w:t>2010</w:t>
      </w:r>
      <w:r>
        <w:t>: Near-zero spring spill (1 KCFS-hr), below-average fall spill. This was the highest-count year (286 fish), so the near-zero spring value has outsized influence on standardization.</w:t>
      </w:r>
    </w:p>
    <w:p w14:paraId="753AB6E0" w14:textId="77777777" w:rsidR="007D5ABA" w:rsidRDefault="007D5ABA">
      <w:pPr>
        <w:pStyle w:val="ListParagraph"/>
        <w:numPr>
          <w:ilvl w:val="0"/>
          <w:numId w:val="27"/>
        </w:numPr>
        <w:pPrChange w:id="1039" w:author="Katie Kendall" w:date="2026-04-01T13:39:00Z" w16du:dateUtc="2026-04-01T20:39:00Z">
          <w:pPr>
            <w:pStyle w:val="ListParagraph"/>
            <w:numPr>
              <w:numId w:val="22"/>
            </w:numPr>
          </w:pPr>
        </w:pPrChange>
      </w:pPr>
      <w:r w:rsidRPr="00AF1FD3">
        <w:rPr>
          <w:b/>
          <w:bCs/>
        </w:rPr>
        <w:t>2013</w:t>
      </w:r>
      <w:r>
        <w:t>: Highest fall spill volume (9,667 KCFS-hrs)—nearly double the 20-year mean.</w:t>
      </w:r>
    </w:p>
    <w:p w14:paraId="688696EC" w14:textId="77777777" w:rsidR="007D5ABA" w:rsidRDefault="007D5ABA" w:rsidP="00223EE1">
      <w:pPr>
        <w:pStyle w:val="ListParagraph"/>
        <w:numPr>
          <w:ilvl w:val="0"/>
          <w:numId w:val="22"/>
        </w:numPr>
        <w:rPr>
          <w:del w:id="1040" w:author="Katie Kendall" w:date="2026-03-20T08:46:00Z" w16du:dateUtc="2026-03-20T15:46:00Z"/>
        </w:rPr>
      </w:pPr>
      <w:r w:rsidRPr="00AF1FD3">
        <w:rPr>
          <w:b/>
          <w:bCs/>
        </w:rPr>
        <w:t>2017–2018</w:t>
      </w:r>
      <w:r>
        <w:t>: Consecutive record-high spring spill years (17,709 and 14,037 KCFS-hrs), coinciding with the harvest closure and very small sample sizes (16 and 11 fish respectively).</w:t>
      </w:r>
    </w:p>
    <w:p w14:paraId="624623B8" w14:textId="77777777" w:rsidR="00686E8F" w:rsidRPr="00686E8F" w:rsidRDefault="00686E8F">
      <w:pPr>
        <w:pStyle w:val="ListParagraph"/>
        <w:numPr>
          <w:ilvl w:val="0"/>
          <w:numId w:val="27"/>
        </w:numPr>
        <w:rPr>
          <w:ins w:id="1041" w:author="Katie Kendall" w:date="2026-03-20T08:49:00Z" w16du:dateUtc="2026-03-20T15:49:00Z"/>
          <w:rPrChange w:id="1042" w:author="Katie Kendall" w:date="2026-03-20T08:49:00Z" w16du:dateUtc="2026-03-20T15:49:00Z">
            <w:rPr>
              <w:ins w:id="1043" w:author="Katie Kendall" w:date="2026-03-20T08:49:00Z" w16du:dateUtc="2026-03-20T15:49:00Z"/>
              <w:b/>
              <w:bCs/>
            </w:rPr>
          </w:rPrChange>
        </w:rPr>
        <w:pPrChange w:id="1044" w:author="Katie Kendall" w:date="2026-03-20T08:50:00Z" w16du:dateUtc="2026-03-20T15:50:00Z">
          <w:pPr>
            <w:pStyle w:val="ListParagraph"/>
          </w:pPr>
        </w:pPrChange>
      </w:pPr>
    </w:p>
    <w:p w14:paraId="0E58DD24" w14:textId="78F175EE" w:rsidR="007D5ABA" w:rsidRPr="00686E8F" w:rsidRDefault="007D5ABA">
      <w:pPr>
        <w:pStyle w:val="ListParagraph"/>
        <w:numPr>
          <w:ilvl w:val="0"/>
          <w:numId w:val="27"/>
        </w:numPr>
        <w:rPr>
          <w:del w:id="1045" w:author="Katie Kendall" w:date="2026-03-20T08:46:00Z" w16du:dateUtc="2026-03-20T15:46:00Z"/>
          <w:b/>
          <w:rPrChange w:id="1046" w:author="Katie Kendall" w:date="2026-04-01T13:39:00Z" w16du:dateUtc="2026-04-01T20:39:00Z">
            <w:rPr>
              <w:del w:id="1047" w:author="Katie Kendall" w:date="2026-03-20T08:46:00Z" w16du:dateUtc="2026-03-20T15:46:00Z"/>
            </w:rPr>
          </w:rPrChange>
        </w:rPr>
        <w:pPrChange w:id="1048" w:author="Katie Kendall" w:date="2026-04-01T13:39:00Z" w16du:dateUtc="2026-04-01T20:39:00Z">
          <w:pPr>
            <w:pStyle w:val="ListParagraph"/>
            <w:numPr>
              <w:numId w:val="22"/>
            </w:numPr>
          </w:pPr>
        </w:pPrChange>
      </w:pPr>
      <w:r w:rsidRPr="00AF1FD3">
        <w:rPr>
          <w:b/>
          <w:bCs/>
        </w:rPr>
        <w:t>2021</w:t>
      </w:r>
      <w:r w:rsidRPr="00686E8F">
        <w:rPr>
          <w:b/>
          <w:rPrChange w:id="1049" w:author="Katie Kendall" w:date="2026-04-01T13:39:00Z" w16du:dateUtc="2026-04-01T20:39:00Z">
            <w:rPr/>
          </w:rPrChange>
        </w:rPr>
        <w:t xml:space="preserve">: </w:t>
      </w:r>
      <w:r>
        <w:t>Highest fall spill duration (725 hours), though total volume was moderate.</w:t>
      </w:r>
    </w:p>
    <w:p w14:paraId="0402AEFD" w14:textId="77777777" w:rsidR="00686E8F" w:rsidRDefault="00686E8F">
      <w:pPr>
        <w:pStyle w:val="ListParagraph"/>
        <w:numPr>
          <w:ilvl w:val="0"/>
          <w:numId w:val="27"/>
        </w:numPr>
        <w:rPr>
          <w:ins w:id="1050" w:author="Katie Kendall" w:date="2026-03-20T08:51:00Z" w16du:dateUtc="2026-03-20T15:51:00Z"/>
          <w:b/>
          <w:bCs/>
        </w:rPr>
        <w:pPrChange w:id="1051" w:author="Katie Kendall" w:date="2026-03-20T08:51:00Z" w16du:dateUtc="2026-03-20T15:51:00Z">
          <w:pPr>
            <w:pStyle w:val="ListParagraph"/>
          </w:pPr>
        </w:pPrChange>
      </w:pPr>
    </w:p>
    <w:p w14:paraId="317AAD6D" w14:textId="1E6660F0" w:rsidR="007D5ABA" w:rsidRPr="00686E8F" w:rsidRDefault="00686E8F">
      <w:pPr>
        <w:pStyle w:val="ListParagraph"/>
        <w:numPr>
          <w:ilvl w:val="0"/>
          <w:numId w:val="27"/>
        </w:numPr>
        <w:rPr>
          <w:del w:id="1052" w:author="Katie Kendall" w:date="2026-03-20T08:45:00Z" w16du:dateUtc="2026-03-20T15:45:00Z"/>
          <w:b/>
          <w:rPrChange w:id="1053" w:author="Katie Kendall" w:date="2026-04-01T13:39:00Z" w16du:dateUtc="2026-04-01T20:39:00Z">
            <w:rPr>
              <w:del w:id="1054" w:author="Katie Kendall" w:date="2026-03-20T08:45:00Z" w16du:dateUtc="2026-03-20T15:45:00Z"/>
            </w:rPr>
          </w:rPrChange>
        </w:rPr>
        <w:pPrChange w:id="1055" w:author="Katie Kendall" w:date="2026-04-01T13:39:00Z" w16du:dateUtc="2026-04-01T20:39:00Z">
          <w:pPr>
            <w:pStyle w:val="ListParagraph"/>
            <w:numPr>
              <w:numId w:val="22"/>
            </w:numPr>
          </w:pPr>
        </w:pPrChange>
      </w:pPr>
      <w:ins w:id="1056" w:author="Katie Kendall" w:date="2026-03-20T08:53:00Z" w16du:dateUtc="2026-03-20T15:53:00Z">
        <w:r>
          <w:rPr>
            <w:noProof/>
          </w:rPr>
          <mc:AlternateContent>
            <mc:Choice Requires="wps">
              <w:drawing>
                <wp:anchor distT="0" distB="0" distL="114300" distR="114300" simplePos="0" relativeHeight="251658242" behindDoc="0" locked="0" layoutInCell="1" allowOverlap="1" wp14:anchorId="58A1935B" wp14:editId="1622804B">
                  <wp:simplePos x="0" y="0"/>
                  <wp:positionH relativeFrom="column">
                    <wp:posOffset>129540</wp:posOffset>
                  </wp:positionH>
                  <wp:positionV relativeFrom="paragraph">
                    <wp:posOffset>4928870</wp:posOffset>
                  </wp:positionV>
                  <wp:extent cx="5745480" cy="635"/>
                  <wp:effectExtent l="0" t="0" r="0" b="0"/>
                  <wp:wrapTopAndBottom/>
                  <wp:docPr id="699459530" name="Text Box 1"/>
                  <wp:cNvGraphicFramePr/>
                  <a:graphic xmlns:a="http://schemas.openxmlformats.org/drawingml/2006/main">
                    <a:graphicData uri="http://schemas.microsoft.com/office/word/2010/wordprocessingShape">
                      <wps:wsp>
                        <wps:cNvSpPr txBox="1"/>
                        <wps:spPr>
                          <a:xfrm>
                            <a:off x="0" y="0"/>
                            <a:ext cx="5745480" cy="635"/>
                          </a:xfrm>
                          <a:prstGeom prst="rect">
                            <a:avLst/>
                          </a:prstGeom>
                          <a:solidFill>
                            <a:prstClr val="white"/>
                          </a:solidFill>
                          <a:ln>
                            <a:noFill/>
                          </a:ln>
                        </wps:spPr>
                        <wps:txbx>
                          <w:txbxContent>
                            <w:p w14:paraId="4053CF41" w14:textId="2A956D76" w:rsidR="00686E8F" w:rsidRPr="009D7E47" w:rsidRDefault="00686E8F">
                              <w:pPr>
                                <w:pStyle w:val="Caption"/>
                                <w:rPr>
                                  <w:noProof/>
                                </w:rPr>
                                <w:pPrChange w:id="1057" w:author="Katie Kendall" w:date="2026-03-20T08:53:00Z" w16du:dateUtc="2026-03-20T15:53:00Z">
                                  <w:pPr>
                                    <w:pStyle w:val="ListParagraph"/>
                                    <w:numPr>
                                      <w:numId w:val="27"/>
                                    </w:numPr>
                                  </w:pPr>
                                </w:pPrChange>
                              </w:pPr>
                              <w:ins w:id="1058" w:author="Katie Kendall" w:date="2026-03-20T08:53:00Z" w16du:dateUtc="2026-03-20T15:53:00Z">
                                <w:r>
                                  <w:t xml:space="preserve">Appendix A Figure  </w:t>
                                </w:r>
                                <w:r>
                                  <w:fldChar w:fldCharType="begin"/>
                                </w:r>
                                <w:r>
                                  <w:instrText xml:space="preserve"> SEQ Appendix_A_Figure_ \* ARABIC </w:instrText>
                                </w:r>
                              </w:ins>
                              <w:r>
                                <w:fldChar w:fldCharType="separate"/>
                              </w:r>
                              <w:ins w:id="1059" w:author="Katie Kendall" w:date="2026-03-20T08:53:00Z" w16du:dateUtc="2026-03-20T15:53:00Z">
                                <w:r>
                                  <w:rPr>
                                    <w:noProof/>
                                  </w:rPr>
                                  <w:t>5</w:t>
                                </w:r>
                                <w:r>
                                  <w:fldChar w:fldCharType="end"/>
                                </w:r>
                                <w:r>
                                  <w:t xml:space="preserve">. </w:t>
                                </w:r>
                                <w:r w:rsidRPr="008C4AE4">
                                  <w:t>Temporal trends in fall (orange) and spring (blue) total spill volume across the study period. Dashed lines = linear trends (neither statistically significant, p &gt; 0.38). Triangles indicate harvest-closed years (2016–2023).</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A1935B" id="_x0000_t202" coordsize="21600,21600" o:spt="202" path="m,l,21600r21600,l21600,xe">
                  <v:stroke joinstyle="miter"/>
                  <v:path gradientshapeok="t" o:connecttype="rect"/>
                </v:shapetype>
                <v:shape id="Text Box 1" o:spid="_x0000_s1026" type="#_x0000_t202" style="position:absolute;left:0;text-align:left;margin-left:10.2pt;margin-top:388.1pt;width:452.4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k0PFgIAADgEAAAOAAAAZHJzL2Uyb0RvYy54bWysU8Fu2zAMvQ/YPwi6L066pi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35p+v59S2lJOVuPs4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" stroked="f">
                  <v:textbox style="mso-fit-shape-to-text:t" inset="0,0,0,0">
                    <w:txbxContent>
                      <w:p w14:paraId="4053CF41" w14:textId="2A956D76" w:rsidR="00686E8F" w:rsidRPr="009D7E47" w:rsidRDefault="00686E8F">
                        <w:pPr>
                          <w:pStyle w:val="Caption"/>
                          <w:rPr>
                            <w:noProof/>
                          </w:rPr>
                          <w:pPrChange w:id="1060" w:author="Katie Kendall" w:date="2026-03-20T08:53:00Z" w16du:dateUtc="2026-03-20T15:53:00Z">
                            <w:pPr>
                              <w:pStyle w:val="ListParagraph"/>
                              <w:numPr>
                                <w:numId w:val="27"/>
                              </w:numPr>
                            </w:pPr>
                          </w:pPrChange>
                        </w:pPr>
                        <w:ins w:id="1061" w:author="Katie Kendall" w:date="2026-03-20T08:53:00Z" w16du:dateUtc="2026-03-20T15:53:00Z">
                          <w:r>
                            <w:t xml:space="preserve">Appendix A Figure  </w:t>
                          </w:r>
                          <w:r>
                            <w:fldChar w:fldCharType="begin"/>
                          </w:r>
                          <w:r>
                            <w:instrText xml:space="preserve"> SEQ Appendix_A_Figure_ \* ARABIC </w:instrText>
                          </w:r>
                        </w:ins>
                        <w:r>
                          <w:fldChar w:fldCharType="separate"/>
                        </w:r>
                        <w:ins w:id="1062" w:author="Katie Kendall" w:date="2026-03-20T08:53:00Z" w16du:dateUtc="2026-03-20T15:53:00Z">
                          <w:r>
                            <w:rPr>
                              <w:noProof/>
                            </w:rPr>
                            <w:t>5</w:t>
                          </w:r>
                          <w:r>
                            <w:fldChar w:fldCharType="end"/>
                          </w:r>
                          <w:r>
                            <w:t xml:space="preserve">. </w:t>
                          </w:r>
                          <w:r w:rsidRPr="008C4AE4">
                            <w:t>Temporal trends in fall (orange) and spring (blue) total spill volume across the study period. Dashed lines = linear trends (neither statistically significant, p &gt; 0.38). Triangles indicate harvest-closed years (2016–2023).</w:t>
                          </w:r>
                        </w:ins>
                      </w:p>
                    </w:txbxContent>
                  </v:textbox>
                  <w10:wrap type="topAndBottom"/>
                </v:shape>
              </w:pict>
            </mc:Fallback>
          </mc:AlternateContent>
        </w:r>
      </w:ins>
      <w:r>
        <w:rPr>
          <w:noProof/>
        </w:rPr>
        <w:drawing>
          <wp:anchor distT="0" distB="0" distL="114300" distR="114300" simplePos="0" relativeHeight="251658241" behindDoc="1" locked="0" layoutInCell="1" allowOverlap="1" wp14:anchorId="2EAFA761" wp14:editId="50D0C9F6">
            <wp:simplePos x="0" y="0"/>
            <wp:positionH relativeFrom="margin">
              <wp:posOffset>129540</wp:posOffset>
            </wp:positionH>
            <wp:positionV relativeFrom="paragraph">
              <wp:posOffset>603250</wp:posOffset>
            </wp:positionV>
            <wp:extent cx="5745480" cy="4268470"/>
            <wp:effectExtent l="0" t="0" r="7620" b="0"/>
            <wp:wrapTopAndBottom/>
            <wp:docPr id="48" name="Picture" descr="Figure 6. Temporal trends in fall (orange) and spring (blue) total spill volume across the study period. Dashed lines = linear trends (neither statistically significant, p &gt; 0.38). Triangles indicate harvest-closed years (2016–2023)."/>
            <wp:cNvGraphicFramePr/>
            <a:graphic xmlns:a="http://schemas.openxmlformats.org/drawingml/2006/main">
              <a:graphicData uri="http://schemas.openxmlformats.org/drawingml/2006/picture">
                <pic:pic xmlns:pic="http://schemas.openxmlformats.org/drawingml/2006/picture">
                  <pic:nvPicPr>
                    <pic:cNvPr id="49" name="Picture" descr="spill_variability_fig6_trends.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45480" cy="426847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7D5ABA" w:rsidRPr="00AF1FD3">
        <w:rPr>
          <w:b/>
          <w:bCs/>
        </w:rPr>
        <w:t>2024</w:t>
      </w:r>
      <w:r w:rsidR="007D5ABA" w:rsidRPr="00686E8F">
        <w:rPr>
          <w:b/>
          <w:rPrChange w:id="1063" w:author="Katie Kendall" w:date="2026-04-01T13:39:00Z" w16du:dateUtc="2026-04-01T20:39:00Z">
            <w:rPr/>
          </w:rPrChange>
        </w:rPr>
        <w:t xml:space="preserve">: </w:t>
      </w:r>
      <w:r w:rsidR="007D5ABA">
        <w:t>Exceptionally low fall spill (724 KCFS-hrs), the lowest in the study period by a wide margin.</w:t>
      </w:r>
    </w:p>
    <w:p w14:paraId="0865531F" w14:textId="77777777" w:rsidR="00EB0116" w:rsidRPr="00686E8F" w:rsidRDefault="00EB0116">
      <w:pPr>
        <w:pStyle w:val="ListParagraph"/>
        <w:numPr>
          <w:ilvl w:val="0"/>
          <w:numId w:val="27"/>
        </w:numPr>
        <w:rPr>
          <w:ins w:id="1064" w:author="Katie Kendall" w:date="2026-03-20T08:45:00Z" w16du:dateUtc="2026-03-20T15:45:00Z"/>
          <w:b/>
          <w:bCs/>
          <w:rPrChange w:id="1065" w:author="Katie Kendall" w:date="2026-03-20T08:51:00Z" w16du:dateUtc="2026-03-20T15:51:00Z">
            <w:rPr>
              <w:ins w:id="1066" w:author="Katie Kendall" w:date="2026-03-20T08:45:00Z" w16du:dateUtc="2026-03-20T15:45:00Z"/>
            </w:rPr>
          </w:rPrChange>
        </w:rPr>
        <w:pPrChange w:id="1067" w:author="Katie Kendall" w:date="2026-03-20T08:51:00Z" w16du:dateUtc="2026-03-20T15:51:00Z">
          <w:pPr>
            <w:pStyle w:val="ListParagraph"/>
            <w:numPr>
              <w:numId w:val="22"/>
            </w:numPr>
          </w:pPr>
        </w:pPrChange>
      </w:pPr>
    </w:p>
    <w:p w14:paraId="60700A8F" w14:textId="799DFDCF" w:rsidR="007D5ABA" w:rsidRDefault="007D5ABA">
      <w:pPr>
        <w:pStyle w:val="Caption"/>
        <w:rPr>
          <w:del w:id="1068" w:author="Katie Kendall" w:date="2026-03-20T08:53:00Z" w16du:dateUtc="2026-03-20T15:53:00Z"/>
        </w:rPr>
        <w:pPrChange w:id="1069" w:author="Katie Kendall" w:date="2026-04-01T13:39:00Z" w16du:dateUtc="2026-04-01T20:39:00Z">
          <w:pPr>
            <w:pStyle w:val="CaptionedFigure"/>
          </w:pPr>
        </w:pPrChange>
      </w:pPr>
    </w:p>
    <w:p w14:paraId="45520A89" w14:textId="1B254D50" w:rsidR="007D5ABA" w:rsidRDefault="007D5ABA" w:rsidP="00EF3A21">
      <w:pPr>
        <w:pStyle w:val="ImageCaption"/>
        <w:rPr>
          <w:del w:id="1070" w:author="Katie Kendall" w:date="2026-03-20T08:42:00Z" w16du:dateUtc="2026-03-20T15:42:00Z"/>
        </w:rPr>
      </w:pPr>
      <w:del w:id="1071" w:author="Katie Kendall" w:date="2026-03-20T08:42:00Z" w16du:dateUtc="2026-03-20T15:42:00Z">
        <w:r>
          <w:rPr>
            <w:b/>
            <w:bCs/>
          </w:rPr>
          <w:delText>Figure 6.</w:delText>
        </w:r>
        <w:r>
          <w:delText xml:space="preserve"> Temporal trends in fall (orange) and spring (blue) total spill volume across the study period. Dashed lines = linear trends (neither statistically significant, p &gt; 0.38). Triangles indicate harvest-closed years (2016–2023).</w:delText>
        </w:r>
      </w:del>
    </w:p>
    <w:p w14:paraId="5E1A78FE" w14:textId="4F906D65" w:rsidR="007D5ABA" w:rsidRDefault="007D5ABA" w:rsidP="00AF1FD3">
      <w:pPr>
        <w:pStyle w:val="Heading1"/>
      </w:pPr>
      <w:bookmarkStart w:id="1072" w:name="Xf06135087f6aab4b291f59d37d8e5da614a4460"/>
      <w:bookmarkEnd w:id="1037"/>
      <w:r>
        <w:t>How the Model Accounts for Spill Variability</w:t>
      </w:r>
    </w:p>
    <w:p w14:paraId="38A081AA" w14:textId="77C6702E" w:rsidR="007D5ABA" w:rsidRDefault="007D5ABA" w:rsidP="00AF1FD3">
      <w:pPr>
        <w:pStyle w:val="Heading2"/>
      </w:pPr>
      <w:bookmarkStart w:id="1073" w:name="standardization-before-model-entry"/>
      <w:r>
        <w:t>Standardization Before Model Entry</w:t>
      </w:r>
    </w:p>
    <w:p w14:paraId="009B24FD" w14:textId="1AC4E014" w:rsidR="007D5ABA" w:rsidRDefault="007D5ABA" w:rsidP="00AF1FD3">
      <w:r>
        <w:t xml:space="preserve">Prior to model fitting, all spill metrics were standardized to have mean = 0 and standard deviation = 1 (i.e., converted to z-scores). </w:t>
      </w:r>
      <w:r w:rsidRPr="00EB0116">
        <w:rPr>
          <w:highlight w:val="yellow"/>
          <w:rPrChange w:id="1074" w:author="Katie Kendall" w:date="2026-04-01T13:39:00Z" w16du:dateUtc="2026-04-01T20:39:00Z">
            <w:rPr/>
          </w:rPrChange>
        </w:rPr>
        <w:t>Figure 4</w:t>
      </w:r>
      <w:r>
        <w:t xml:space="preserve"> shows the standardized values for all six metrics across years.</w:t>
      </w:r>
    </w:p>
    <w:p w14:paraId="0ED61021" w14:textId="25A6B79B" w:rsidR="00AF1FD3" w:rsidRDefault="00AF1FD3" w:rsidP="00AF1FD3"/>
    <w:p w14:paraId="587DD46B" w14:textId="77777777" w:rsidR="00BC2B31" w:rsidRDefault="007D5ABA">
      <w:pPr>
        <w:keepNext/>
        <w:rPr>
          <w:ins w:id="1075" w:author="Katie Kendall" w:date="2026-03-20T08:43:00Z" w16du:dateUtc="2026-03-20T15:43:00Z"/>
        </w:rPr>
        <w:pPrChange w:id="1076" w:author="Katie Kendall" w:date="2026-03-20T08:43:00Z" w16du:dateUtc="2026-03-20T15:43:00Z">
          <w:pPr/>
        </w:pPrChange>
      </w:pPr>
      <w:r>
        <w:rPr>
          <w:noProof/>
        </w:rPr>
        <w:drawing>
          <wp:inline distT="0" distB="0" distL="0" distR="0" wp14:anchorId="70241263" wp14:editId="32E26351">
            <wp:extent cx="5943600" cy="4160520"/>
            <wp:effectExtent l="0" t="0" r="0" b="0"/>
            <wp:docPr id="52" name="Picture" descr="Figure 4. Standardized (z-scored) spill values as entered into the Bayesian hierarchical models. Values above 0 indicate above-average spill for that metric; values below 0 indicate below-average. Note the extreme positive z-scores for spring spill in 2017 and 2018 (&gt;+2 SD), driven by exceptional snowmelt conditions."/>
            <wp:cNvGraphicFramePr/>
            <a:graphic xmlns:a="http://schemas.openxmlformats.org/drawingml/2006/main">
              <a:graphicData uri="http://schemas.openxmlformats.org/drawingml/2006/picture">
                <pic:pic xmlns:pic="http://schemas.openxmlformats.org/drawingml/2006/picture">
                  <pic:nvPicPr>
                    <pic:cNvPr id="53" name="Picture" descr="spill_variability_fig4_standardized.png"/>
                    <pic:cNvPicPr>
                      <a:picLocks noChangeAspect="1" noChangeArrowheads="1"/>
                    </pic:cNvPicPr>
                  </pic:nvPicPr>
                  <pic:blipFill>
                    <a:blip r:embed="rId23"/>
                    <a:stretch>
                      <a:fillRect/>
                    </a:stretch>
                  </pic:blipFill>
                  <pic:spPr bwMode="auto">
                    <a:xfrm>
                      <a:off x="0" y="0"/>
                      <a:ext cx="5943600" cy="4160520"/>
                    </a:xfrm>
                    <a:prstGeom prst="rect">
                      <a:avLst/>
                    </a:prstGeom>
                    <a:noFill/>
                    <a:ln w="9525">
                      <a:noFill/>
                      <a:headEnd/>
                      <a:tailEnd/>
                    </a:ln>
                  </pic:spPr>
                </pic:pic>
              </a:graphicData>
            </a:graphic>
          </wp:inline>
        </w:drawing>
      </w:r>
    </w:p>
    <w:p w14:paraId="6E4AF64B" w14:textId="485822CA" w:rsidR="00BC2B31" w:rsidRDefault="00BC2B31" w:rsidP="00BC2B31">
      <w:pPr>
        <w:pStyle w:val="Caption"/>
        <w:rPr>
          <w:ins w:id="1077" w:author="Katie Kendall" w:date="2026-03-20T08:43:00Z" w16du:dateUtc="2026-03-20T15:43:00Z"/>
        </w:rPr>
      </w:pPr>
      <w:commentRangeStart w:id="1078"/>
      <w:ins w:id="1079" w:author="Katie Kendall" w:date="2026-03-20T08:43:00Z" w16du:dateUtc="2026-03-20T15:43:00Z">
        <w:r w:rsidRPr="00686E8F">
          <w:rPr>
            <w:highlight w:val="yellow"/>
            <w:rPrChange w:id="1080" w:author="Katie Kendall" w:date="2026-03-20T08:54:00Z" w16du:dateUtc="2026-03-20T15:54:00Z">
              <w:rPr/>
            </w:rPrChange>
          </w:rPr>
          <w:t xml:space="preserve">Appendix A Figure  </w:t>
        </w:r>
        <w:r w:rsidRPr="00686E8F">
          <w:rPr>
            <w:highlight w:val="yellow"/>
            <w:rPrChange w:id="1081" w:author="Katie Kendall" w:date="2026-03-20T08:54:00Z" w16du:dateUtc="2026-03-20T15:54:00Z">
              <w:rPr/>
            </w:rPrChange>
          </w:rPr>
          <w:fldChar w:fldCharType="begin"/>
        </w:r>
        <w:r w:rsidRPr="00686E8F">
          <w:rPr>
            <w:highlight w:val="yellow"/>
            <w:rPrChange w:id="1082" w:author="Katie Kendall" w:date="2026-03-20T08:54:00Z" w16du:dateUtc="2026-03-20T15:54:00Z">
              <w:rPr/>
            </w:rPrChange>
          </w:rPr>
          <w:instrText xml:space="preserve"> SEQ Appendix_A_Figure_ \* ARABIC </w:instrText>
        </w:r>
      </w:ins>
      <w:r w:rsidRPr="00686E8F">
        <w:rPr>
          <w:highlight w:val="yellow"/>
          <w:rPrChange w:id="1083" w:author="Katie Kendall" w:date="2026-03-20T08:54:00Z" w16du:dateUtc="2026-03-20T15:54:00Z">
            <w:rPr/>
          </w:rPrChange>
        </w:rPr>
        <w:fldChar w:fldCharType="separate"/>
      </w:r>
      <w:ins w:id="1084" w:author="Katie Kendall" w:date="2026-03-20T08:53:00Z" w16du:dateUtc="2026-03-20T15:53:00Z">
        <w:r w:rsidR="00686E8F" w:rsidRPr="00686E8F">
          <w:rPr>
            <w:noProof/>
            <w:highlight w:val="yellow"/>
            <w:rPrChange w:id="1085" w:author="Katie Kendall" w:date="2026-03-20T08:54:00Z" w16du:dateUtc="2026-03-20T15:54:00Z">
              <w:rPr>
                <w:noProof/>
              </w:rPr>
            </w:rPrChange>
          </w:rPr>
          <w:t>6</w:t>
        </w:r>
      </w:ins>
      <w:ins w:id="1086" w:author="Katie Kendall" w:date="2026-03-20T08:43:00Z" w16du:dateUtc="2026-03-20T15:43:00Z">
        <w:r w:rsidRPr="00686E8F">
          <w:rPr>
            <w:highlight w:val="yellow"/>
            <w:rPrChange w:id="1087" w:author="Katie Kendall" w:date="2026-03-20T08:54:00Z" w16du:dateUtc="2026-03-20T15:54:00Z">
              <w:rPr/>
            </w:rPrChange>
          </w:rPr>
          <w:fldChar w:fldCharType="end"/>
        </w:r>
        <w:r w:rsidRPr="00686E8F">
          <w:rPr>
            <w:highlight w:val="yellow"/>
            <w:rPrChange w:id="1088" w:author="Katie Kendall" w:date="2026-03-20T08:54:00Z" w16du:dateUtc="2026-03-20T15:54:00Z">
              <w:rPr/>
            </w:rPrChange>
          </w:rPr>
          <w:t>.</w:t>
        </w:r>
      </w:ins>
      <w:commentRangeEnd w:id="1078"/>
      <w:r w:rsidR="00EB0116">
        <w:rPr>
          <w:rStyle w:val="CommentReference"/>
          <w:rFonts w:cstheme="minorBidi"/>
          <w:sz w:val="20"/>
        </w:rPr>
        <w:commentReference w:id="1078"/>
      </w:r>
    </w:p>
    <w:p w14:paraId="1611D423" w14:textId="77AF726F" w:rsidR="00B21BA0" w:rsidRDefault="007D5ABA" w:rsidP="00AF1FD3">
      <w:pPr>
        <w:rPr>
          <w:del w:id="1089" w:author="Katie Kendall" w:date="2026-03-20T08:43:00Z" w16du:dateUtc="2026-03-20T15:43:00Z"/>
        </w:rPr>
      </w:pPr>
      <w:r>
        <w:t xml:space="preserve"> </w:t>
      </w:r>
    </w:p>
    <w:p w14:paraId="5AE6A34C" w14:textId="5E12BADE" w:rsidR="007D5ABA" w:rsidRDefault="007D5ABA" w:rsidP="00AF1FD3">
      <w:r>
        <w:lastRenderedPageBreak/>
        <w:t>This serves two purposes. First, it places metrics with very different units and scales (KCFS-hours vs. days vs. hours) on a common, interpretable scale so that β_spill coefficients are comparable across models. Second, it prevents numerical instability in the Stan/HMC sampler when values span several orders of magnitude, as spring total spill does. Figure 4 shows the standardized values for all six metrics across years.</w:t>
      </w:r>
    </w:p>
    <w:p w14:paraId="5D138CF3" w14:textId="77777777" w:rsidR="007D5ABA" w:rsidRPr="00AF1FD3" w:rsidRDefault="007D5ABA" w:rsidP="00AF1FD3">
      <w:r>
        <w:t xml:space="preserve">A practical consequence of standardization is that the change in log-odds of downstream return associated with a </w:t>
      </w:r>
      <w:r>
        <w:rPr>
          <w:b/>
          <w:bCs/>
        </w:rPr>
        <w:t>one-standard-deviation increase</w:t>
      </w:r>
      <w:r>
        <w:t xml:space="preserve"> in spill. Because fall and spring spill have very different SDs (fall TotalSpill SD = 2,021 KCFS-hrs; spring TotalSpill </w:t>
      </w:r>
      <w:r w:rsidRPr="00AF1FD3">
        <w:t>SD = 4,738 KCFS-hrs), the same β_spill value corresponds to very different absolute changes in raw spill. For example, a β_spill of 0.10 applied to fall TotalSpill represents a response to ~2,000 KCFS-hrs of additional spill, while the same coefficient applied to spring TotalSpill represents a response to ~4,700 KCFS-hrs.</w:t>
      </w:r>
    </w:p>
    <w:p w14:paraId="5213329F" w14:textId="2B7D6C2C" w:rsidR="007D5ABA" w:rsidRDefault="007D5ABA" w:rsidP="00B21BA0">
      <w:pPr>
        <w:pStyle w:val="Heading2"/>
      </w:pPr>
      <w:bookmarkStart w:id="1090" w:name="year-level-random-intercepts"/>
      <w:bookmarkEnd w:id="1073"/>
      <w:r>
        <w:t>Year-Level Random Intercepts</w:t>
      </w:r>
    </w:p>
    <w:p w14:paraId="4589F0A0" w14:textId="77777777" w:rsidR="007D5ABA" w:rsidRDefault="007D5ABA" w:rsidP="00AF1FD3">
      <w:r>
        <w:t>The model includes year-specific random intercepts (α_j), estimated via partial pooling across all 20 spill years:</w:t>
      </w:r>
    </w:p>
    <w:p w14:paraId="57E1156C" w14:textId="77777777" w:rsidR="007D5ABA" w:rsidRDefault="00000000" w:rsidP="00AF1FD3">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α</m:t>
                  </m:r>
                </m:sub>
              </m:sSub>
            </m:e>
          </m:d>
        </m:oMath>
      </m:oMathPara>
    </w:p>
    <w:p w14:paraId="70FFAE44" w14:textId="77777777" w:rsidR="007D5ABA" w:rsidRDefault="007D5ABA" w:rsidP="00AF1FD3">
      <w:r>
        <w:t xml:space="preserve">These random intercepts absorb all year-to-year variation in the baseline probability of downstream return that is </w:t>
      </w:r>
      <w:r>
        <w:rPr>
          <w:b/>
          <w:bCs/>
        </w:rPr>
        <w:t>not explained by spill or harvest exposure</w:t>
      </w:r>
      <w:r>
        <w:t>. This is critical given the substantial interannual variability in spill metrics: if a year with extremely high spring spill also had high downstream return rates for unrelated reasons (e.g., low fish density, favorable temperature), the random intercept captures that coincidental association rather than attributing it spuriously to spill.</w:t>
      </w:r>
    </w:p>
    <w:p w14:paraId="1BCD6556" w14:textId="77777777" w:rsidR="007D5ABA" w:rsidRDefault="007D5ABA" w:rsidP="00AF1FD3">
      <w:r>
        <w:t>The estimated standard deviation of year random effects ranged from σ = 0.49 to 0.66 across the six models—a substantial amount of unexplained variation on the logit scale. This confirms that factors beyond spill and harvest exposure drive year-to-year differences in return rates, and that the random intercept structure is doing meaningful work.</w:t>
      </w:r>
    </w:p>
    <w:p w14:paraId="31B546D2" w14:textId="2C9F9FB3" w:rsidR="007D5ABA" w:rsidRDefault="007D5ABA" w:rsidP="00B21BA0">
      <w:pPr>
        <w:pStyle w:val="Heading2"/>
      </w:pPr>
      <w:bookmarkStart w:id="1091" w:name="X11fafd8e7096e045d8a342a5c860cedceac7951"/>
      <w:bookmarkEnd w:id="1090"/>
      <w:r>
        <w:t>Handling the High-Variability Spring Window</w:t>
      </w:r>
    </w:p>
    <w:p w14:paraId="126AB112" w14:textId="77777777" w:rsidR="007D5ABA" w:rsidRDefault="007D5ABA" w:rsidP="00B86D97">
      <w:r>
        <w:t>The extreme variability in spring spill creates a challenging estimation environment. The two years with by far the highest spring spill (2017: z = +3.0; 2018: z = +2.3) both fall within the harvest closure period (2016–2023) and have very small sample sizes (16 and 11 fish). This means that:</w:t>
      </w:r>
    </w:p>
    <w:p w14:paraId="2217BDA8" w14:textId="77777777" w:rsidR="007D5ABA" w:rsidRDefault="007D5ABA" w:rsidP="00223EE1">
      <w:pPr>
        <w:pStyle w:val="ListParagraph"/>
        <w:numPr>
          <w:ilvl w:val="0"/>
          <w:numId w:val="23"/>
        </w:numPr>
      </w:pPr>
      <w:r>
        <w:t xml:space="preserve">The model must separate the effect of spring spill from the effect of harvest closure in years 2017–2018, relying on the within-year composition (harvest-exposed </w:t>
      </w:r>
      <w:r>
        <w:lastRenderedPageBreak/>
        <w:t>vs. non-exposed fish) and on other harvest-closure years with lower spring spill to identify the harvest effect.</w:t>
      </w:r>
    </w:p>
    <w:p w14:paraId="03D39FC4" w14:textId="77777777" w:rsidR="007D5ABA" w:rsidRDefault="007D5ABA" w:rsidP="00223EE1">
      <w:pPr>
        <w:pStyle w:val="ListParagraph"/>
        <w:numPr>
          <w:ilvl w:val="0"/>
          <w:numId w:val="23"/>
        </w:numPr>
      </w:pPr>
      <w:r>
        <w:t>Small sample sizes in the high-spring-spill years increase uncertainty in the year random effects for those years, which propagates appropriately into wider posterior uncertainty for the spring spill coefficient.</w:t>
      </w:r>
    </w:p>
    <w:p w14:paraId="68A4CB7D" w14:textId="77777777" w:rsidR="007D5ABA" w:rsidRDefault="007D5ABA" w:rsidP="00B86D97">
      <w:r>
        <w:t>The resulting spring spill estimates (β ≈ 0.03–0.09; 95% HDI spanning zero in all three metrics) reflect this uncertainty. The model correctly conveys that the data do not provide strong evidence for a spring spill effect, partly because the most informative spring spill contrasts involve small-sample years with potential confounding.</w:t>
      </w:r>
    </w:p>
    <w:p w14:paraId="151F5779" w14:textId="0A11D555" w:rsidR="007D5ABA" w:rsidRDefault="007D5ABA" w:rsidP="00B21BA0">
      <w:pPr>
        <w:pStyle w:val="Heading2"/>
      </w:pPr>
      <w:bookmarkStart w:id="1092" w:name="the-weak-spill-coefficient-in-context"/>
      <w:bookmarkEnd w:id="1091"/>
      <w:r>
        <w:t>The Weak Spill Coefficient in Context</w:t>
      </w:r>
    </w:p>
    <w:p w14:paraId="6E6B875C" w14:textId="77777777" w:rsidR="007D5ABA" w:rsidRDefault="007D5ABA" w:rsidP="00335393">
      <w:r>
        <w:t>The near-zero spill effects estimated by the model should be interpreted against the backdrop of the substantial spill variability documented here. Fall TotalSpill ranged 13-fold and spring TotalSpill ranged over 12,000-fold across the study period. Despite this wide dynamic range—providing ample statistical leverage to detect a spill effect if one existed—neither seasonal metric produced a consistent, credible nonzero coefficient. The one exception (Fall SpillHours: β = −0.30, 95% HDI excluding zero) was not replicated by other fall metrics and likely reflects collinearity or confounding specific to the SpillHours metric rather than a genuine biological effect.</w:t>
      </w:r>
    </w:p>
    <w:p w14:paraId="2E34BC6C" w14:textId="77777777" w:rsidR="007D5ABA" w:rsidRDefault="007D5ABA" w:rsidP="00335393">
      <w:r>
        <w:t>This makes the null spill finding relatively robust: the large interannual variation in spill metrics means the models had substantial power to detect a spill effect, yet none was found. In contrast, harvest exposure—a factor with a clear on/off structure but much smaller between-fish within-year variation—dominated the model estimates with an effect 7–10 times larger in absolute magnitude than any spill coefficient.</w:t>
      </w:r>
    </w:p>
    <w:p w14:paraId="382D5992" w14:textId="37ABB833" w:rsidR="007D5ABA" w:rsidRDefault="007D5ABA" w:rsidP="00B21BA0">
      <w:pPr>
        <w:pStyle w:val="Heading2"/>
      </w:pPr>
      <w:bookmarkStart w:id="1093" w:name="prior-influence-and-regularization"/>
      <w:bookmarkEnd w:id="1092"/>
      <w:r>
        <w:t>Prior Influence and Regularization</w:t>
      </w:r>
    </w:p>
    <w:p w14:paraId="3ED203D1" w14:textId="77777777" w:rsidR="007D5ABA" w:rsidRDefault="007D5ABA" w:rsidP="00335393">
      <w:r>
        <w:t>Weakly informative Normal(0, 1) priors were placed on both spill and harvest coefficients. On the logit scale, a coefficient of 1.0 corresponds to an odds ratio of e ≈ 2.7, and a coefficient of 2.0 corresponds to OR ≈ 7.4. The Normal(0, 1) prior is broad enough to allow large effects but provides mild regularization toward zero, which is appropriate for spill effects where the biological literature does not provide strong prior information about direction or magnitude. The estimated harvest coefficient (β ≈ −2.3) clearly overcomes this prior, while spill coefficients remain close to zero—consistent with the prior providing modest regularization for parameters where data support is weak.</w:t>
      </w:r>
    </w:p>
    <w:p w14:paraId="22128924" w14:textId="0BFB6C53" w:rsidR="007D5ABA" w:rsidRDefault="007D5ABA" w:rsidP="00B21BA0">
      <w:pPr>
        <w:pStyle w:val="Heading1"/>
      </w:pPr>
      <w:bookmarkStart w:id="1094" w:name="summary"/>
      <w:bookmarkEnd w:id="1072"/>
      <w:bookmarkEnd w:id="1093"/>
      <w:r>
        <w:t>Summary</w:t>
      </w:r>
    </w:p>
    <w:p w14:paraId="3C23E25A" w14:textId="77777777" w:rsidR="007D5ABA" w:rsidRDefault="007D5ABA" w:rsidP="00335393">
      <w:r>
        <w:t>The 20-year record of spill at Wells Dam is characterized by:</w:t>
      </w:r>
    </w:p>
    <w:p w14:paraId="47AF59FB" w14:textId="77777777" w:rsidR="007D5ABA" w:rsidRDefault="007D5ABA" w:rsidP="00223EE1">
      <w:pPr>
        <w:pStyle w:val="ListParagraph"/>
        <w:numPr>
          <w:ilvl w:val="0"/>
          <w:numId w:val="24"/>
        </w:numPr>
      </w:pPr>
      <w:r w:rsidRPr="00335393">
        <w:rPr>
          <w:b/>
          <w:bCs/>
        </w:rPr>
        <w:lastRenderedPageBreak/>
        <w:t>Moderate interannual variability in fall spill</w:t>
      </w:r>
      <w:r>
        <w:t xml:space="preserve"> (CV ≈ 30–39%), with most years producing 3,000–7,000 KCFS-hours of total spill and a 13-fold range between the lowest (2024) and highest (2013) years.</w:t>
      </w:r>
    </w:p>
    <w:p w14:paraId="2D1BD05F" w14:textId="77777777" w:rsidR="007D5ABA" w:rsidRDefault="007D5ABA" w:rsidP="00223EE1">
      <w:pPr>
        <w:pStyle w:val="ListParagraph"/>
        <w:numPr>
          <w:ilvl w:val="0"/>
          <w:numId w:val="24"/>
        </w:numPr>
      </w:pPr>
      <w:r w:rsidRPr="00335393">
        <w:rPr>
          <w:b/>
          <w:bCs/>
        </w:rPr>
        <w:t>Extreme interannual variability in spring spill</w:t>
      </w:r>
      <w:r>
        <w:t xml:space="preserve"> (CV ≈ 111–137%), driven by snowpack-dependent hydrology. Two outlier years (2017, 2018) account for a disproportionate share of the total spring spill across the study period.</w:t>
      </w:r>
    </w:p>
    <w:p w14:paraId="1F158C5A" w14:textId="77777777" w:rsidR="007D5ABA" w:rsidRDefault="007D5ABA" w:rsidP="00223EE1">
      <w:pPr>
        <w:pStyle w:val="ListParagraph"/>
        <w:numPr>
          <w:ilvl w:val="0"/>
          <w:numId w:val="24"/>
        </w:numPr>
      </w:pPr>
      <w:r w:rsidRPr="00335393">
        <w:rPr>
          <w:b/>
          <w:bCs/>
        </w:rPr>
        <w:t>No significant temporal trend</w:t>
      </w:r>
      <w:r>
        <w:t xml:space="preserve"> in either season over 2005–2024.</w:t>
      </w:r>
    </w:p>
    <w:p w14:paraId="18B6293F" w14:textId="77777777" w:rsidR="007D5ABA" w:rsidRDefault="007D5ABA" w:rsidP="00223EE1">
      <w:pPr>
        <w:pStyle w:val="ListParagraph"/>
        <w:numPr>
          <w:ilvl w:val="0"/>
          <w:numId w:val="24"/>
        </w:numPr>
      </w:pPr>
      <w:r w:rsidRPr="00335393">
        <w:rPr>
          <w:b/>
          <w:bCs/>
        </w:rPr>
        <w:t>Near-zero correlation between fall and spring spill</w:t>
      </w:r>
      <w:r>
        <w:t xml:space="preserve"> (r ≈ −0.19), confirming that the two seasons are driven by independent hydrological processes.</w:t>
      </w:r>
    </w:p>
    <w:p w14:paraId="1F59137B" w14:textId="77777777" w:rsidR="007D5ABA" w:rsidRDefault="007D5ABA" w:rsidP="00335393">
      <w:r>
        <w:t>The Bayesian hierarchical model accounts for this variability through standardization of spill inputs, year-level random intercepts that absorb unexplained interannual variation, and weakly informative priors that allow the data—rather than prior assumptions—to determine the magnitude and direction of spill effects. Despite the wide dynamic range of spill conditions observed over the study period, neither seasonal window produced a consistent credible effect on steelhead downstream return probability. Harvest exposure, operating at the individual fish level, dominated the results with an effect size roughly an order of magnitude larger than any estimated spill coefficient.</w:t>
      </w:r>
    </w:p>
    <w:p w14:paraId="374D1500" w14:textId="6B9C8D96" w:rsidR="007D5ABA" w:rsidRDefault="007D5ABA" w:rsidP="00EF3A21"/>
    <w:p w14:paraId="3BF60BF8" w14:textId="77777777" w:rsidR="00335393" w:rsidRDefault="00335393" w:rsidP="00EF3A21"/>
    <w:p w14:paraId="0DEFDA42" w14:textId="77777777" w:rsidR="00335393" w:rsidRDefault="00335393" w:rsidP="00EF3A21"/>
    <w:p w14:paraId="7AAA7A29" w14:textId="77777777" w:rsidR="00335393" w:rsidRDefault="00335393" w:rsidP="00EF3A21"/>
    <w:p w14:paraId="77BA0B11" w14:textId="77777777" w:rsidR="00335393" w:rsidRDefault="00335393" w:rsidP="00EF3A21"/>
    <w:p w14:paraId="501F49F3" w14:textId="77777777" w:rsidR="00335393" w:rsidRDefault="00335393" w:rsidP="00EF3A21"/>
    <w:p w14:paraId="43A6FF87" w14:textId="77777777" w:rsidR="00335393" w:rsidRDefault="00335393" w:rsidP="00EF3A21"/>
    <w:p w14:paraId="0A0A7994" w14:textId="77777777" w:rsidR="00335393" w:rsidRDefault="00335393" w:rsidP="00EF3A21"/>
    <w:p w14:paraId="0700EDDB" w14:textId="77777777" w:rsidR="00335393" w:rsidRDefault="00335393" w:rsidP="00EF3A21"/>
    <w:p w14:paraId="11CB438E" w14:textId="77777777" w:rsidR="00335393" w:rsidRDefault="00335393" w:rsidP="00EF3A21">
      <w:pPr>
        <w:rPr>
          <w:ins w:id="1095" w:author="Katie Kendall" w:date="2026-03-20T08:44:00Z" w16du:dateUtc="2026-03-20T15:44:00Z"/>
        </w:rPr>
      </w:pPr>
    </w:p>
    <w:p w14:paraId="49033981" w14:textId="77777777" w:rsidR="00EB0116" w:rsidRDefault="00EB0116" w:rsidP="00EF3A21">
      <w:pPr>
        <w:rPr>
          <w:ins w:id="1096" w:author="Katie Kendall" w:date="2026-03-20T08:44:00Z" w16du:dateUtc="2026-03-20T15:44:00Z"/>
        </w:rPr>
      </w:pPr>
    </w:p>
    <w:p w14:paraId="1CA959BD" w14:textId="77777777" w:rsidR="00EB0116" w:rsidRDefault="00EB0116" w:rsidP="00EF3A21">
      <w:pPr>
        <w:rPr>
          <w:ins w:id="1097" w:author="Katie Kendall" w:date="2026-03-20T08:44:00Z" w16du:dateUtc="2026-03-20T15:44:00Z"/>
        </w:rPr>
      </w:pPr>
    </w:p>
    <w:p w14:paraId="6E98744A" w14:textId="77777777" w:rsidR="00EB0116" w:rsidRDefault="00EB0116" w:rsidP="00EF3A21"/>
    <w:p w14:paraId="09251110" w14:textId="77777777" w:rsidR="00335393" w:rsidRDefault="00335393" w:rsidP="00EF3A21"/>
    <w:p w14:paraId="4218BECE" w14:textId="77777777" w:rsidR="00335393" w:rsidRDefault="00335393" w:rsidP="00EF3A21"/>
    <w:p w14:paraId="3FDA3BFE" w14:textId="5E783A2D" w:rsidR="00335393" w:rsidRDefault="00335393" w:rsidP="00EF3A21">
      <w:r>
        <w:rPr>
          <w:noProof/>
        </w:rPr>
        <mc:AlternateContent>
          <mc:Choice Requires="wps">
            <w:drawing>
              <wp:anchor distT="0" distB="0" distL="114300" distR="114300" simplePos="0" relativeHeight="251658240" behindDoc="0" locked="0" layoutInCell="1" allowOverlap="1" wp14:anchorId="455CBA12" wp14:editId="64A6EA1C">
                <wp:simplePos x="0" y="0"/>
                <wp:positionH relativeFrom="column">
                  <wp:posOffset>68580</wp:posOffset>
                </wp:positionH>
                <wp:positionV relativeFrom="paragraph">
                  <wp:posOffset>152400</wp:posOffset>
                </wp:positionV>
                <wp:extent cx="5646420" cy="7620"/>
                <wp:effectExtent l="0" t="0" r="30480" b="30480"/>
                <wp:wrapNone/>
                <wp:docPr id="1322032405" name="Straight Connector 1"/>
                <wp:cNvGraphicFramePr/>
                <a:graphic xmlns:a="http://schemas.openxmlformats.org/drawingml/2006/main">
                  <a:graphicData uri="http://schemas.microsoft.com/office/word/2010/wordprocessingShape">
                    <wps:wsp>
                      <wps:cNvCnPr/>
                      <wps:spPr>
                        <a:xfrm flipV="1">
                          <a:off x="0" y="0"/>
                          <a:ext cx="56464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BEC8D1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2pt" to="450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" strokecolor="#053d58 [3204]" strokeweight=".5pt">
                <v:stroke joinstyle="miter"/>
              </v:line>
            </w:pict>
          </mc:Fallback>
        </mc:AlternateContent>
      </w:r>
    </w:p>
    <w:p w14:paraId="232B6723" w14:textId="77777777" w:rsidR="007D5ABA" w:rsidRPr="00335393" w:rsidRDefault="007D5ABA" w:rsidP="00EF3A21">
      <w:pPr>
        <w:pStyle w:val="FirstParagraph"/>
        <w:rPr>
          <w:rStyle w:val="SubtleEmphasis"/>
        </w:rPr>
      </w:pPr>
      <w:r w:rsidRPr="00335393">
        <w:rPr>
          <w:rStyle w:val="SubtleEmphasis"/>
        </w:rPr>
        <w:t>Analysis conducted March 2026</w:t>
      </w:r>
    </w:p>
    <w:p w14:paraId="53205DCA" w14:textId="77777777" w:rsidR="007D5ABA" w:rsidRPr="00335393" w:rsidRDefault="007D5ABA" w:rsidP="00EF3A21">
      <w:pPr>
        <w:pStyle w:val="BodyText"/>
        <w:rPr>
          <w:rStyle w:val="SubtleEmphasis"/>
        </w:rPr>
      </w:pPr>
      <w:r w:rsidRPr="00335393">
        <w:rPr>
          <w:rStyle w:val="SubtleEmphasis"/>
        </w:rPr>
        <w:t>Data source: Columbia River DART hourly spill records, Wells Dam (WELW), 2000–2024</w:t>
      </w:r>
    </w:p>
    <w:p w14:paraId="79447796" w14:textId="58616025" w:rsidR="00BF10A3" w:rsidRPr="00335393" w:rsidRDefault="007D5ABA" w:rsidP="00335393">
      <w:pPr>
        <w:pStyle w:val="BodyText"/>
        <w:rPr>
          <w:i/>
          <w:iCs/>
          <w:caps/>
          <w:color w:val="021E2B" w:themeColor="accent1" w:themeShade="7F"/>
          <w:sz w:val="18"/>
        </w:rPr>
      </w:pPr>
      <w:r w:rsidRPr="00335393">
        <w:rPr>
          <w:rStyle w:val="SubtleEmphasis"/>
        </w:rPr>
        <w:t>Statistical software: R 4.3.2 with ggplot2, tidyverse, patchwork</w:t>
      </w:r>
      <w:bookmarkEnd w:id="1094"/>
    </w:p>
    <w:sectPr w:rsidR="00BF10A3" w:rsidRPr="00335393" w:rsidSect="00BF10A3">
      <w:footnotePr>
        <w:pos w:val="beneathText"/>
      </w:footnotePr>
      <w:pgSz w:w="12240" w:h="15840" w:code="1"/>
      <w:pgMar w:top="1440" w:right="1440" w:bottom="1440" w:left="1440" w:header="720" w:footer="51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Gingerich" w:date="2026-03-09T13:04:00Z" w:initials="AG">
    <w:p w14:paraId="3208DDF0" w14:textId="77777777" w:rsidR="007D5ABA" w:rsidRDefault="007D5ABA" w:rsidP="00EF3A21">
      <w:pPr>
        <w:pStyle w:val="CommentText"/>
      </w:pPr>
      <w:r>
        <w:rPr>
          <w:rStyle w:val="CommentReference"/>
        </w:rPr>
        <w:annotationRef/>
      </w:r>
      <w:r>
        <w:t xml:space="preserve">2005-2024… why were we looking at different spill years? Need to go through the entire MS and make sure the years line up. </w:t>
      </w:r>
    </w:p>
  </w:comment>
  <w:comment w:id="2" w:author="Andrew Gingerich" w:date="2026-03-19T17:14:00Z" w:initials="AG">
    <w:p w14:paraId="74C60409" w14:textId="77777777" w:rsidR="009F07C2" w:rsidRDefault="009F07C2" w:rsidP="009F07C2">
      <w:pPr>
        <w:pStyle w:val="CommentText"/>
        <w:jc w:val="left"/>
      </w:pPr>
      <w:r>
        <w:rPr>
          <w:rStyle w:val="CommentReference"/>
        </w:rPr>
        <w:annotationRef/>
      </w:r>
      <w:r>
        <w:rPr>
          <w:color w:val="2A2A2A"/>
          <w:highlight w:val="white"/>
        </w:rPr>
        <w:t>Brett High, Christopher A. Peery, David H. Bennett, Temporary Staging of Columbia River Summer Steelhead in Coolwater Areas and Its Effect on Migration Rates, </w:t>
      </w:r>
      <w:r>
        <w:rPr>
          <w:i/>
          <w:iCs/>
          <w:color w:val="2A2A2A"/>
          <w:highlight w:val="white"/>
        </w:rPr>
        <w:t>Transactions of the American Fisheries Society</w:t>
      </w:r>
      <w:r>
        <w:rPr>
          <w:color w:val="2A2A2A"/>
          <w:highlight w:val="white"/>
        </w:rPr>
        <w:t>, Volume 135, Issue 2, March 2006, Pages 519–528, </w:t>
      </w:r>
      <w:hyperlink r:id="rId1" w:history="1">
        <w:r w:rsidRPr="00D03F26">
          <w:rPr>
            <w:rStyle w:val="Hyperlink"/>
            <w:rFonts w:cstheme="minorBidi"/>
          </w:rPr>
          <w:t>https://doi.org/10.1577/T04-224.1</w:t>
        </w:r>
      </w:hyperlink>
      <w:r>
        <w:t xml:space="preserve"> </w:t>
      </w:r>
    </w:p>
  </w:comment>
  <w:comment w:id="10" w:author="Andrew Gingerich" w:date="2026-03-18T11:00:00Z" w:initials="AG">
    <w:p w14:paraId="19370CEB" w14:textId="77777777" w:rsidR="007D5ABA" w:rsidRDefault="007D5ABA" w:rsidP="00EF3A21">
      <w:pPr>
        <w:pStyle w:val="CommentText"/>
      </w:pPr>
      <w:r>
        <w:rPr>
          <w:rStyle w:val="CommentReference"/>
        </w:rPr>
        <w:annotationRef/>
      </w:r>
      <w:r>
        <w:t xml:space="preserve">Murdoch, A.R., See, K. and Truscott, B.L. (2022), Abundance and Migration Success of Overshoot Steelhead in the Upper Columbia River. North Am J Fish Manage, 42: 1066-1080. </w:t>
      </w:r>
      <w:hyperlink r:id="rId2" w:history="1">
        <w:r w:rsidRPr="007A5D50">
          <w:rPr>
            <w:rStyle w:val="Hyperlink"/>
          </w:rPr>
          <w:t>https://doi.org/10.1002/nafm.10800</w:t>
        </w:r>
      </w:hyperlink>
    </w:p>
  </w:comment>
  <w:comment w:id="839" w:author="Andrew Gingerich" w:date="2026-03-19T17:18:00Z" w:initials="AG">
    <w:p w14:paraId="19EF3759" w14:textId="77777777" w:rsidR="006F77D6" w:rsidRDefault="006F77D6" w:rsidP="006F77D6">
      <w:pPr>
        <w:pStyle w:val="CommentText"/>
        <w:jc w:val="left"/>
      </w:pPr>
      <w:r>
        <w:rPr>
          <w:rStyle w:val="CommentReference"/>
        </w:rPr>
        <w:annotationRef/>
      </w:r>
      <w:r>
        <w:rPr>
          <w:color w:val="2A2A2A"/>
          <w:highlight w:val="white"/>
        </w:rPr>
        <w:t>Matthew L. Keefer, Charles T. Boggs, Christopher A. Peery, Christopher C. Caudill, Overwintering Distribution, Behavior, and Survival of Adult Summer Steelhead: Variability among Columbia River Populations, </w:t>
      </w:r>
      <w:r>
        <w:rPr>
          <w:i/>
          <w:iCs/>
          <w:color w:val="2A2A2A"/>
          <w:highlight w:val="white"/>
        </w:rPr>
        <w:t>North American Journal of Fisheries Management</w:t>
      </w:r>
      <w:r>
        <w:rPr>
          <w:color w:val="2A2A2A"/>
          <w:highlight w:val="white"/>
        </w:rPr>
        <w:t>, Volume 28, Issue 1, February 2008, Pages 81–96, </w:t>
      </w:r>
      <w:hyperlink r:id="rId3" w:history="1">
        <w:r w:rsidRPr="00AF44B6">
          <w:rPr>
            <w:rStyle w:val="Hyperlink"/>
            <w:rFonts w:cstheme="minorBidi"/>
          </w:rPr>
          <w:t>https://doi.org/10.1577/M07-011.1</w:t>
        </w:r>
      </w:hyperlink>
      <w:r>
        <w:t xml:space="preserve"> </w:t>
      </w:r>
    </w:p>
  </w:comment>
  <w:comment w:id="842" w:author="Tom Kahler" w:date="2026-03-10T09:13:00Z" w:initials="TK">
    <w:p w14:paraId="1FE560D2" w14:textId="77777777" w:rsidR="007D5ABA" w:rsidRDefault="007D5ABA" w:rsidP="00EF3A21">
      <w:pPr>
        <w:pStyle w:val="CommentText"/>
      </w:pPr>
      <w:r>
        <w:rPr>
          <w:rStyle w:val="CommentReference"/>
        </w:rPr>
        <w:annotationRef/>
      </w:r>
      <w:r>
        <w:t>The cessation of collection at Wells of steelhead brood for Wenatchee programs falls within this data series, as also does the cessation of drop planting of unacclimated TURO steelhead into the Wenatchee in favor of acclimation in the Wenatchee.  Not sure how one would account for those, but perhaps a comparison of fish that end up in the “above Wells” category could reveal differences in stray rates between those periods.</w:t>
      </w:r>
    </w:p>
  </w:comment>
  <w:comment w:id="843" w:author="Andrew Gingerich" w:date="2026-03-18T12:23:00Z" w:initials="AG">
    <w:p w14:paraId="3DC02744" w14:textId="77777777" w:rsidR="007D5ABA" w:rsidRDefault="007D5ABA" w:rsidP="00EF3A21">
      <w:pPr>
        <w:pStyle w:val="CommentText"/>
      </w:pPr>
      <w:r>
        <w:rPr>
          <w:rStyle w:val="CommentReference"/>
        </w:rPr>
        <w:annotationRef/>
      </w:r>
      <w:r>
        <w:t xml:space="preserve">See my response in your next comment Tom. </w:t>
      </w:r>
    </w:p>
  </w:comment>
  <w:comment w:id="845" w:author="Tom Kahler" w:date="2026-03-10T08:41:00Z" w:initials="TK">
    <w:p w14:paraId="0FAF206A" w14:textId="77777777" w:rsidR="007D5ABA" w:rsidRDefault="007D5ABA" w:rsidP="00EF3A21">
      <w:pPr>
        <w:pStyle w:val="CommentText"/>
      </w:pPr>
      <w:r>
        <w:rPr>
          <w:rStyle w:val="CommentReference"/>
        </w:rPr>
        <w:annotationRef/>
      </w:r>
      <w:r>
        <w:t>The history of instream detection arrays isn’t so clear.  The current arrays weren’t installed until 2007 (lower Entiat), and 2010 (lower Wenatchee), and earlier arrays were ephemeral and primarily in the upper watersheds in smaller tribs.  This could be a real effect on the earlier years of the analysis</w:t>
      </w:r>
    </w:p>
  </w:comment>
  <w:comment w:id="846" w:author="Andrew Gingerich" w:date="2026-03-18T12:23:00Z" w:initials="AG">
    <w:p w14:paraId="4C7B4BA3" w14:textId="77777777" w:rsidR="007D5ABA" w:rsidRDefault="007D5ABA" w:rsidP="00EF3A21">
      <w:pPr>
        <w:pStyle w:val="CommentText"/>
      </w:pPr>
      <w:r>
        <w:rPr>
          <w:rStyle w:val="CommentReference"/>
        </w:rPr>
        <w:annotationRef/>
      </w:r>
      <w:r>
        <w:t xml:space="preserve">Can we account for this comment and the previous comment by simply running the analysis in only years where there was no fishery i.e. 2016 forward as a post hoc attempt to fend of these criticisms? </w:t>
      </w:r>
    </w:p>
  </w:comment>
  <w:comment w:id="855" w:author="Andrew Gingerich" w:date="2026-03-10T08:22:00Z" w:initials="AG">
    <w:p w14:paraId="09EE8623" w14:textId="150FA0AD" w:rsidR="007D5ABA" w:rsidRDefault="007D5ABA" w:rsidP="00EF3A21">
      <w:pPr>
        <w:pStyle w:val="CommentText"/>
      </w:pPr>
      <w:r>
        <w:rPr>
          <w:rStyle w:val="CommentReference"/>
        </w:rPr>
        <w:annotationRef/>
      </w:r>
      <w:r>
        <w:t>This is a big punchline that some might not like but I think needs to be called out since the data strongly support this conclusion.</w:t>
      </w:r>
    </w:p>
  </w:comment>
  <w:comment w:id="872" w:author="Andrew Gingerich" w:date="2026-03-10T08:27:00Z" w:initials="AG">
    <w:p w14:paraId="1E9CB420" w14:textId="77777777" w:rsidR="007D5ABA" w:rsidRDefault="007D5ABA" w:rsidP="00EF3A21">
      <w:pPr>
        <w:pStyle w:val="CommentText"/>
      </w:pPr>
      <w:r>
        <w:rPr>
          <w:rStyle w:val="CommentReference"/>
        </w:rPr>
        <w:annotationRef/>
      </w:r>
      <w:r>
        <w:t xml:space="preserve">Reference Nate Fuchs here to show outcomes 2015 and 2016 were pretty similar. </w:t>
      </w:r>
    </w:p>
  </w:comment>
  <w:comment w:id="873" w:author="Tom Kahler" w:date="2026-03-10T09:04:00Z" w:initials="TK">
    <w:p w14:paraId="7CB6E712" w14:textId="77777777" w:rsidR="007D5ABA" w:rsidRDefault="007D5ABA" w:rsidP="00EF3A21">
      <w:pPr>
        <w:pStyle w:val="CommentText"/>
      </w:pPr>
      <w:r>
        <w:rPr>
          <w:rStyle w:val="CommentReference"/>
        </w:rPr>
        <w:annotationRef/>
      </w:r>
      <w:r>
        <w:t>Fuchs and Caudill, or Fuchs et al.?</w:t>
      </w:r>
    </w:p>
  </w:comment>
  <w:comment w:id="1078" w:author="Katie Kendall" w:date="2026-03-20T08:43:00Z" w:initials="KK">
    <w:p w14:paraId="28DC28A1" w14:textId="77777777" w:rsidR="00EB0116" w:rsidRDefault="00EB0116" w:rsidP="00EB0116">
      <w:pPr>
        <w:pStyle w:val="CommentText"/>
        <w:jc w:val="left"/>
      </w:pPr>
      <w:r>
        <w:rPr>
          <w:rStyle w:val="CommentReference"/>
        </w:rPr>
        <w:annotationRef/>
      </w:r>
      <w:r>
        <w:t>Figure caption still needed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08DDF0" w15:done="0"/>
  <w15:commentEx w15:paraId="74C60409" w15:done="0"/>
  <w15:commentEx w15:paraId="19370CEB" w15:done="0"/>
  <w15:commentEx w15:paraId="19EF3759" w15:done="0"/>
  <w15:commentEx w15:paraId="1FE560D2" w15:done="0"/>
  <w15:commentEx w15:paraId="3DC02744" w15:paraIdParent="1FE560D2" w15:done="0"/>
  <w15:commentEx w15:paraId="0FAF206A" w15:done="0"/>
  <w15:commentEx w15:paraId="4C7B4BA3" w15:paraIdParent="0FAF206A" w15:done="0"/>
  <w15:commentEx w15:paraId="09EE8623" w15:done="0"/>
  <w15:commentEx w15:paraId="1E9CB420" w15:done="0"/>
  <w15:commentEx w15:paraId="7CB6E712" w15:paraIdParent="1E9CB420" w15:done="0"/>
  <w15:commentEx w15:paraId="28DC28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18F838" w16cex:dateUtc="2026-03-09T20:04:00Z"/>
  <w16cex:commentExtensible w16cex:durableId="3D272DF6" w16cex:dateUtc="2026-03-20T00:14:00Z"/>
  <w16cex:commentExtensible w16cex:durableId="57210A74" w16cex:dateUtc="2026-03-18T18:00:00Z"/>
  <w16cex:commentExtensible w16cex:durableId="59FC833A" w16cex:dateUtc="2026-03-20T00:18:00Z"/>
  <w16cex:commentExtensible w16cex:durableId="6D15C6C6" w16cex:dateUtc="2026-03-10T16:13:00Z"/>
  <w16cex:commentExtensible w16cex:durableId="0C757821" w16cex:dateUtc="2026-03-18T19:23:00Z"/>
  <w16cex:commentExtensible w16cex:durableId="09B78479" w16cex:dateUtc="2026-03-10T15:41:00Z"/>
  <w16cex:commentExtensible w16cex:durableId="7A999B30" w16cex:dateUtc="2026-03-18T19:23:00Z"/>
  <w16cex:commentExtensible w16cex:durableId="1ADA394D" w16cex:dateUtc="2026-03-10T15:22:00Z"/>
  <w16cex:commentExtensible w16cex:durableId="524DC6A1" w16cex:dateUtc="2026-03-10T15:27:00Z"/>
  <w16cex:commentExtensible w16cex:durableId="3131D75F" w16cex:dateUtc="2026-03-10T16:04:00Z"/>
  <w16cex:commentExtensible w16cex:durableId="384A0E86" w16cex:dateUtc="2026-03-20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08DDF0" w16cid:durableId="0018F838"/>
  <w16cid:commentId w16cid:paraId="74C60409" w16cid:durableId="3D272DF6"/>
  <w16cid:commentId w16cid:paraId="19370CEB" w16cid:durableId="57210A74"/>
  <w16cid:commentId w16cid:paraId="19EF3759" w16cid:durableId="59FC833A"/>
  <w16cid:commentId w16cid:paraId="1FE560D2" w16cid:durableId="6D15C6C6"/>
  <w16cid:commentId w16cid:paraId="3DC02744" w16cid:durableId="0C757821"/>
  <w16cid:commentId w16cid:paraId="0FAF206A" w16cid:durableId="09B78479"/>
  <w16cid:commentId w16cid:paraId="4C7B4BA3" w16cid:durableId="7A999B30"/>
  <w16cid:commentId w16cid:paraId="09EE8623" w16cid:durableId="1ADA394D"/>
  <w16cid:commentId w16cid:paraId="1E9CB420" w16cid:durableId="524DC6A1"/>
  <w16cid:commentId w16cid:paraId="7CB6E712" w16cid:durableId="3131D75F"/>
  <w16cid:commentId w16cid:paraId="28DC28A1" w16cid:durableId="384A0E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650D" w14:textId="77777777" w:rsidR="005452FF" w:rsidRDefault="005452FF" w:rsidP="00EF3A21">
      <w:r>
        <w:separator/>
      </w:r>
    </w:p>
  </w:endnote>
  <w:endnote w:type="continuationSeparator" w:id="0">
    <w:p w14:paraId="151F01AF" w14:textId="77777777" w:rsidR="005452FF" w:rsidRDefault="005452FF" w:rsidP="00EF3A21">
      <w:r>
        <w:continuationSeparator/>
      </w:r>
    </w:p>
  </w:endnote>
  <w:endnote w:type="continuationNotice" w:id="1">
    <w:p w14:paraId="78055FED" w14:textId="77777777" w:rsidR="005452FF" w:rsidRDefault="005452FF" w:rsidP="00EF3A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Bold">
    <w:panose1 w:val="020208030705050203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FIODA+TimesNewRoman">
    <w:altName w:val="Times New Roman"/>
    <w:charset w:val="01"/>
    <w:family w:val="roman"/>
    <w:pitch w:val="variable"/>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399B" w14:textId="77777777" w:rsidR="00110F5A" w:rsidRPr="00883380" w:rsidRDefault="00110F5A" w:rsidP="00EF3A21">
    <w:r w:rsidRPr="00883380">
      <w:t>© COPYRIGHT 2025. PUBLIC UTILITY DISTRICT NO. 1 OF DOUGLAS COUNTY.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948D8" w14:textId="77777777" w:rsidR="005452FF" w:rsidRDefault="005452FF" w:rsidP="00EF3A21">
      <w:r>
        <w:separator/>
      </w:r>
    </w:p>
  </w:footnote>
  <w:footnote w:type="continuationSeparator" w:id="0">
    <w:p w14:paraId="17BA683F" w14:textId="77777777" w:rsidR="005452FF" w:rsidRDefault="005452FF" w:rsidP="00EF3A21">
      <w:r>
        <w:continuationSeparator/>
      </w:r>
    </w:p>
  </w:footnote>
  <w:footnote w:type="continuationNotice" w:id="1">
    <w:p w14:paraId="12F22559" w14:textId="77777777" w:rsidR="005452FF" w:rsidRDefault="005452FF" w:rsidP="00EF3A2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4201DE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DC6A5D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1E8B5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57A18C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64C74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2D2EFE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F2CDC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8EA0DF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ECBFDC"/>
    <w:lvl w:ilvl="0">
      <w:start w:val="1"/>
      <w:numFmt w:val="decimal"/>
      <w:pStyle w:val="ListNumber"/>
      <w:lvlText w:val="%1."/>
      <w:lvlJc w:val="left"/>
      <w:pPr>
        <w:tabs>
          <w:tab w:val="num" w:pos="360"/>
        </w:tabs>
        <w:ind w:left="360" w:hanging="360"/>
      </w:pPr>
    </w:lvl>
  </w:abstractNum>
  <w:abstractNum w:abstractNumId="9" w15:restartNumberingAfterBreak="0">
    <w:nsid w:val="07D94D1D"/>
    <w:multiLevelType w:val="hybridMultilevel"/>
    <w:tmpl w:val="1332A796"/>
    <w:lvl w:ilvl="0" w:tplc="56043F9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D95CDC"/>
    <w:multiLevelType w:val="multilevel"/>
    <w:tmpl w:val="0E5669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DF153B1"/>
    <w:multiLevelType w:val="multilevel"/>
    <w:tmpl w:val="36CEFA88"/>
    <w:lvl w:ilvl="0">
      <w:start w:val="1"/>
      <w:numFmt w:val="decimal"/>
      <w:lvlText w:val="%1.0"/>
      <w:lvlJc w:val="left"/>
      <w:pPr>
        <w:ind w:left="360" w:hanging="360"/>
      </w:pPr>
      <w:rPr>
        <w:rFonts w:hint="default"/>
      </w:rPr>
    </w:lvl>
    <w:lvl w:ilvl="1">
      <w:start w:val="1"/>
      <w:numFmt w:val="decimal"/>
      <w:pStyle w:val="H2-CLEAN"/>
      <w:lvlText w:val="%1.%2"/>
      <w:lvlJc w:val="left"/>
      <w:pPr>
        <w:ind w:left="576" w:hanging="576"/>
      </w:pPr>
    </w:lvl>
    <w:lvl w:ilvl="2">
      <w:start w:val="1"/>
      <w:numFmt w:val="decimal"/>
      <w:pStyle w:val="H3-CLEAN"/>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6D91A6D"/>
    <w:multiLevelType w:val="hybridMultilevel"/>
    <w:tmpl w:val="4A9E2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40093C"/>
    <w:multiLevelType w:val="hybridMultilevel"/>
    <w:tmpl w:val="E480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025D8E"/>
    <w:multiLevelType w:val="hybridMultilevel"/>
    <w:tmpl w:val="CCBCD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554127"/>
    <w:multiLevelType w:val="hybridMultilevel"/>
    <w:tmpl w:val="CDFA7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D802DB"/>
    <w:multiLevelType w:val="multilevel"/>
    <w:tmpl w:val="9B50B218"/>
    <w:lvl w:ilvl="0">
      <w:start w:val="1"/>
      <w:numFmt w:val="decimal"/>
      <w:pStyle w:val="DouglasHeading1"/>
      <w:lvlText w:val="%1.0"/>
      <w:lvlJc w:val="left"/>
      <w:pPr>
        <w:tabs>
          <w:tab w:val="num" w:pos="1440"/>
        </w:tabs>
        <w:ind w:left="1440" w:hanging="1440"/>
      </w:pPr>
      <w:rPr>
        <w:rFonts w:cs="Times New Roman" w:hint="default"/>
      </w:rPr>
    </w:lvl>
    <w:lvl w:ilvl="1">
      <w:start w:val="1"/>
      <w:numFmt w:val="decimal"/>
      <w:pStyle w:val="DouglasHeading4"/>
      <w:lvlText w:val="%1.%2"/>
      <w:lvlJc w:val="left"/>
      <w:pPr>
        <w:tabs>
          <w:tab w:val="num" w:pos="1440"/>
        </w:tabs>
        <w:ind w:left="1440" w:hanging="1440"/>
      </w:pPr>
    </w:lvl>
    <w:lvl w:ilvl="2">
      <w:start w:val="1"/>
      <w:numFmt w:val="decimal"/>
      <w:pStyle w:val="DouglasHeading3"/>
      <w:lvlText w:val="%3."/>
      <w:lvlJc w:val="left"/>
      <w:pPr>
        <w:ind w:left="360" w:hanging="360"/>
      </w:pPr>
    </w:lvl>
    <w:lvl w:ilvl="3">
      <w:start w:val="1"/>
      <w:numFmt w:val="decimal"/>
      <w:pStyle w:val="DouglasHeading4"/>
      <w:lvlText w:val="%1.%2.%3.%4"/>
      <w:lvlJc w:val="left"/>
      <w:pPr>
        <w:tabs>
          <w:tab w:val="num" w:pos="1440"/>
        </w:tabs>
        <w:ind w:left="1440" w:hanging="1440"/>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7" w15:restartNumberingAfterBreak="0">
    <w:nsid w:val="52E73CEB"/>
    <w:multiLevelType w:val="hybridMultilevel"/>
    <w:tmpl w:val="7A069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2B7F5B"/>
    <w:multiLevelType w:val="hybridMultilevel"/>
    <w:tmpl w:val="1B468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166B3"/>
    <w:multiLevelType w:val="hybridMultilevel"/>
    <w:tmpl w:val="6960F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32135C"/>
    <w:multiLevelType w:val="hybridMultilevel"/>
    <w:tmpl w:val="B3BE0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abstractNum w:abstractNumId="22" w15:restartNumberingAfterBreak="0">
    <w:nsid w:val="6E25502E"/>
    <w:multiLevelType w:val="hybridMultilevel"/>
    <w:tmpl w:val="681EBEF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6E691019"/>
    <w:multiLevelType w:val="hybridMultilevel"/>
    <w:tmpl w:val="756A000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7A9F74D4"/>
    <w:multiLevelType w:val="hybridMultilevel"/>
    <w:tmpl w:val="810C08D8"/>
    <w:lvl w:ilvl="0" w:tplc="8514B6B6">
      <w:start w:val="1"/>
      <w:numFmt w:val="bullet"/>
      <w:pStyle w:val="DouglasBulletedList"/>
      <w:lvlText w:val=""/>
      <w:lvlJc w:val="left"/>
      <w:pPr>
        <w:tabs>
          <w:tab w:val="num" w:pos="360"/>
        </w:tabs>
        <w:ind w:left="108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38370644">
    <w:abstractNumId w:val="16"/>
  </w:num>
  <w:num w:numId="2" w16cid:durableId="899826336">
    <w:abstractNumId w:val="24"/>
  </w:num>
  <w:num w:numId="3" w16cid:durableId="1096558418">
    <w:abstractNumId w:val="21"/>
  </w:num>
  <w:num w:numId="4" w16cid:durableId="1385372124">
    <w:abstractNumId w:val="7"/>
  </w:num>
  <w:num w:numId="5" w16cid:durableId="1152718803">
    <w:abstractNumId w:val="6"/>
  </w:num>
  <w:num w:numId="6" w16cid:durableId="1424062647">
    <w:abstractNumId w:val="5"/>
  </w:num>
  <w:num w:numId="7" w16cid:durableId="1382748916">
    <w:abstractNumId w:val="4"/>
  </w:num>
  <w:num w:numId="8" w16cid:durableId="563415160">
    <w:abstractNumId w:val="8"/>
  </w:num>
  <w:num w:numId="9" w16cid:durableId="1842773823">
    <w:abstractNumId w:val="3"/>
  </w:num>
  <w:num w:numId="10" w16cid:durableId="1220477943">
    <w:abstractNumId w:val="2"/>
  </w:num>
  <w:num w:numId="11" w16cid:durableId="391319198">
    <w:abstractNumId w:val="1"/>
  </w:num>
  <w:num w:numId="12" w16cid:durableId="1647321728">
    <w:abstractNumId w:val="0"/>
  </w:num>
  <w:num w:numId="13" w16cid:durableId="1848443233">
    <w:abstractNumId w:val="11"/>
  </w:num>
  <w:num w:numId="14" w16cid:durableId="1485199025">
    <w:abstractNumId w:val="10"/>
  </w:num>
  <w:num w:numId="15" w16cid:durableId="2006207803">
    <w:abstractNumId w:val="10"/>
  </w:num>
  <w:num w:numId="16" w16cid:durableId="982540046">
    <w:abstractNumId w:val="22"/>
  </w:num>
  <w:num w:numId="17" w16cid:durableId="902103732">
    <w:abstractNumId w:val="23"/>
  </w:num>
  <w:num w:numId="18" w16cid:durableId="181549638">
    <w:abstractNumId w:val="20"/>
  </w:num>
  <w:num w:numId="19" w16cid:durableId="1578829407">
    <w:abstractNumId w:val="12"/>
  </w:num>
  <w:num w:numId="20" w16cid:durableId="14441061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0910136">
    <w:abstractNumId w:val="13"/>
  </w:num>
  <w:num w:numId="22" w16cid:durableId="861239903">
    <w:abstractNumId w:val="17"/>
  </w:num>
  <w:num w:numId="23" w16cid:durableId="951784808">
    <w:abstractNumId w:val="19"/>
  </w:num>
  <w:num w:numId="24" w16cid:durableId="1861973217">
    <w:abstractNumId w:val="15"/>
  </w:num>
  <w:num w:numId="25" w16cid:durableId="1586110219">
    <w:abstractNumId w:val="14"/>
  </w:num>
  <w:num w:numId="26" w16cid:durableId="533539038">
    <w:abstractNumId w:val="9"/>
  </w:num>
  <w:num w:numId="27" w16cid:durableId="1832258589">
    <w:abstractNumId w:val="18"/>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Gingerich">
    <w15:presenceInfo w15:providerId="AD" w15:userId="S::andrew.gingerich@dcpud.org::e81797c6-a4f6-4923-b145-37f1122f855e"/>
  </w15:person>
  <w15:person w15:author="Tom Kahler">
    <w15:presenceInfo w15:providerId="AD" w15:userId="S::tom.kahler@dcpud.org::b9c5d45d-a2b2-498b-9ce5-72527046cbfb"/>
  </w15:person>
  <w15:person w15:author="Katie Kendall">
    <w15:presenceInfo w15:providerId="AD" w15:userId="S::katie.kendall@dcpud.org::c7459c5a-b6d7-495a-8551-c62d8d1597ba"/>
  </w15:person>
  <w15:person w15:author="Chas Kyger">
    <w15:presenceInfo w15:providerId="AD" w15:userId="S::chas.kyger@dcpud.org::735641ac-bad0-4348-874a-1d09aa6e4e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ABA"/>
    <w:rsid w:val="000005C5"/>
    <w:rsid w:val="00001D12"/>
    <w:rsid w:val="00001D98"/>
    <w:rsid w:val="00002EC7"/>
    <w:rsid w:val="00003BED"/>
    <w:rsid w:val="00004A97"/>
    <w:rsid w:val="000055F6"/>
    <w:rsid w:val="00006014"/>
    <w:rsid w:val="0000622C"/>
    <w:rsid w:val="0000634F"/>
    <w:rsid w:val="0000753F"/>
    <w:rsid w:val="00007AFF"/>
    <w:rsid w:val="000109FC"/>
    <w:rsid w:val="00010EC6"/>
    <w:rsid w:val="00011396"/>
    <w:rsid w:val="00011F46"/>
    <w:rsid w:val="000121C0"/>
    <w:rsid w:val="0001245C"/>
    <w:rsid w:val="00012AA7"/>
    <w:rsid w:val="00012DBE"/>
    <w:rsid w:val="00013519"/>
    <w:rsid w:val="00013995"/>
    <w:rsid w:val="00014CD9"/>
    <w:rsid w:val="00014D09"/>
    <w:rsid w:val="00015B65"/>
    <w:rsid w:val="00016980"/>
    <w:rsid w:val="00016BD0"/>
    <w:rsid w:val="00016C18"/>
    <w:rsid w:val="00017287"/>
    <w:rsid w:val="000174DF"/>
    <w:rsid w:val="00017FA4"/>
    <w:rsid w:val="00021706"/>
    <w:rsid w:val="000218A1"/>
    <w:rsid w:val="00021C9F"/>
    <w:rsid w:val="00022E64"/>
    <w:rsid w:val="00023365"/>
    <w:rsid w:val="00023719"/>
    <w:rsid w:val="000251D4"/>
    <w:rsid w:val="000258E4"/>
    <w:rsid w:val="000261E1"/>
    <w:rsid w:val="000275FB"/>
    <w:rsid w:val="000276AC"/>
    <w:rsid w:val="000279A1"/>
    <w:rsid w:val="00027A5A"/>
    <w:rsid w:val="000305AC"/>
    <w:rsid w:val="00030ABF"/>
    <w:rsid w:val="00030C98"/>
    <w:rsid w:val="00030ED6"/>
    <w:rsid w:val="0003130F"/>
    <w:rsid w:val="00031C5A"/>
    <w:rsid w:val="00032B6A"/>
    <w:rsid w:val="00034BD1"/>
    <w:rsid w:val="000353AC"/>
    <w:rsid w:val="00035D1E"/>
    <w:rsid w:val="00035DE2"/>
    <w:rsid w:val="00035E28"/>
    <w:rsid w:val="00036174"/>
    <w:rsid w:val="00037723"/>
    <w:rsid w:val="00037E61"/>
    <w:rsid w:val="00041535"/>
    <w:rsid w:val="0004182A"/>
    <w:rsid w:val="000419AC"/>
    <w:rsid w:val="00041BDB"/>
    <w:rsid w:val="00041E3A"/>
    <w:rsid w:val="00042202"/>
    <w:rsid w:val="00042443"/>
    <w:rsid w:val="000424FE"/>
    <w:rsid w:val="00042795"/>
    <w:rsid w:val="00042A38"/>
    <w:rsid w:val="00044017"/>
    <w:rsid w:val="00044274"/>
    <w:rsid w:val="000445C0"/>
    <w:rsid w:val="00046761"/>
    <w:rsid w:val="00046DAE"/>
    <w:rsid w:val="0004706D"/>
    <w:rsid w:val="0004712C"/>
    <w:rsid w:val="0004750A"/>
    <w:rsid w:val="00050269"/>
    <w:rsid w:val="000504BF"/>
    <w:rsid w:val="00050D2F"/>
    <w:rsid w:val="00051862"/>
    <w:rsid w:val="000521FD"/>
    <w:rsid w:val="00052203"/>
    <w:rsid w:val="00053C55"/>
    <w:rsid w:val="00054274"/>
    <w:rsid w:val="000549F9"/>
    <w:rsid w:val="00054CED"/>
    <w:rsid w:val="0005531F"/>
    <w:rsid w:val="00055FD9"/>
    <w:rsid w:val="000564E7"/>
    <w:rsid w:val="000568A2"/>
    <w:rsid w:val="000568FF"/>
    <w:rsid w:val="00056DBA"/>
    <w:rsid w:val="00057200"/>
    <w:rsid w:val="00060F2A"/>
    <w:rsid w:val="0006134E"/>
    <w:rsid w:val="00061F1E"/>
    <w:rsid w:val="0006287A"/>
    <w:rsid w:val="0006306F"/>
    <w:rsid w:val="00064080"/>
    <w:rsid w:val="00064ABF"/>
    <w:rsid w:val="000654C7"/>
    <w:rsid w:val="00066147"/>
    <w:rsid w:val="00066822"/>
    <w:rsid w:val="00066883"/>
    <w:rsid w:val="000679E0"/>
    <w:rsid w:val="00067D12"/>
    <w:rsid w:val="0007043E"/>
    <w:rsid w:val="000704FB"/>
    <w:rsid w:val="000708F2"/>
    <w:rsid w:val="00070E6D"/>
    <w:rsid w:val="00071719"/>
    <w:rsid w:val="000717EF"/>
    <w:rsid w:val="0007180D"/>
    <w:rsid w:val="00071997"/>
    <w:rsid w:val="00071B0B"/>
    <w:rsid w:val="00071BAE"/>
    <w:rsid w:val="00071E8D"/>
    <w:rsid w:val="00072729"/>
    <w:rsid w:val="00073341"/>
    <w:rsid w:val="0007392B"/>
    <w:rsid w:val="00073B7E"/>
    <w:rsid w:val="00073C3F"/>
    <w:rsid w:val="00073FE6"/>
    <w:rsid w:val="00074B1F"/>
    <w:rsid w:val="00074CCE"/>
    <w:rsid w:val="000766A4"/>
    <w:rsid w:val="000766F3"/>
    <w:rsid w:val="00076C17"/>
    <w:rsid w:val="00076CDA"/>
    <w:rsid w:val="00076D5B"/>
    <w:rsid w:val="00077212"/>
    <w:rsid w:val="000801A5"/>
    <w:rsid w:val="00080C2C"/>
    <w:rsid w:val="00080D56"/>
    <w:rsid w:val="000810FB"/>
    <w:rsid w:val="00081397"/>
    <w:rsid w:val="0008173C"/>
    <w:rsid w:val="000826F2"/>
    <w:rsid w:val="00083390"/>
    <w:rsid w:val="000835F2"/>
    <w:rsid w:val="00083640"/>
    <w:rsid w:val="0008511F"/>
    <w:rsid w:val="00085711"/>
    <w:rsid w:val="0008632E"/>
    <w:rsid w:val="00086DC3"/>
    <w:rsid w:val="00087FFA"/>
    <w:rsid w:val="00090680"/>
    <w:rsid w:val="00090C4C"/>
    <w:rsid w:val="00090FEE"/>
    <w:rsid w:val="0009221D"/>
    <w:rsid w:val="00093727"/>
    <w:rsid w:val="0009695B"/>
    <w:rsid w:val="000A030F"/>
    <w:rsid w:val="000A03DD"/>
    <w:rsid w:val="000A08CA"/>
    <w:rsid w:val="000A0F3C"/>
    <w:rsid w:val="000A0F4D"/>
    <w:rsid w:val="000A16A6"/>
    <w:rsid w:val="000A1CFC"/>
    <w:rsid w:val="000A2F90"/>
    <w:rsid w:val="000A37A7"/>
    <w:rsid w:val="000A4166"/>
    <w:rsid w:val="000A426B"/>
    <w:rsid w:val="000A5BCC"/>
    <w:rsid w:val="000A767C"/>
    <w:rsid w:val="000A7A0C"/>
    <w:rsid w:val="000A7C5D"/>
    <w:rsid w:val="000A7EA7"/>
    <w:rsid w:val="000A7F3A"/>
    <w:rsid w:val="000B03A9"/>
    <w:rsid w:val="000B1456"/>
    <w:rsid w:val="000B210D"/>
    <w:rsid w:val="000B31A6"/>
    <w:rsid w:val="000B4649"/>
    <w:rsid w:val="000B51BE"/>
    <w:rsid w:val="000B5925"/>
    <w:rsid w:val="000B5FB5"/>
    <w:rsid w:val="000B641B"/>
    <w:rsid w:val="000B6A15"/>
    <w:rsid w:val="000B6D19"/>
    <w:rsid w:val="000B7410"/>
    <w:rsid w:val="000B7B6E"/>
    <w:rsid w:val="000B7FF0"/>
    <w:rsid w:val="000C03B5"/>
    <w:rsid w:val="000C0811"/>
    <w:rsid w:val="000C0A33"/>
    <w:rsid w:val="000C3303"/>
    <w:rsid w:val="000C3E09"/>
    <w:rsid w:val="000C6345"/>
    <w:rsid w:val="000C70D0"/>
    <w:rsid w:val="000C7E34"/>
    <w:rsid w:val="000D2E4D"/>
    <w:rsid w:val="000D3217"/>
    <w:rsid w:val="000D321B"/>
    <w:rsid w:val="000D4A22"/>
    <w:rsid w:val="000D58A6"/>
    <w:rsid w:val="000D5CC6"/>
    <w:rsid w:val="000D5F73"/>
    <w:rsid w:val="000D70D0"/>
    <w:rsid w:val="000D759F"/>
    <w:rsid w:val="000D7AC0"/>
    <w:rsid w:val="000E029B"/>
    <w:rsid w:val="000E0CE9"/>
    <w:rsid w:val="000E1429"/>
    <w:rsid w:val="000E1D6A"/>
    <w:rsid w:val="000E228F"/>
    <w:rsid w:val="000E2431"/>
    <w:rsid w:val="000E2D69"/>
    <w:rsid w:val="000E3401"/>
    <w:rsid w:val="000E432B"/>
    <w:rsid w:val="000E4A63"/>
    <w:rsid w:val="000E5745"/>
    <w:rsid w:val="000E5F78"/>
    <w:rsid w:val="000E6793"/>
    <w:rsid w:val="000E67B9"/>
    <w:rsid w:val="000E6BB2"/>
    <w:rsid w:val="000E720A"/>
    <w:rsid w:val="000E7740"/>
    <w:rsid w:val="000F0DE0"/>
    <w:rsid w:val="000F0E39"/>
    <w:rsid w:val="000F0EFC"/>
    <w:rsid w:val="000F1360"/>
    <w:rsid w:val="000F1445"/>
    <w:rsid w:val="000F1B2F"/>
    <w:rsid w:val="000F2645"/>
    <w:rsid w:val="000F31A6"/>
    <w:rsid w:val="000F31EF"/>
    <w:rsid w:val="000F4C2E"/>
    <w:rsid w:val="000F540E"/>
    <w:rsid w:val="000F55CA"/>
    <w:rsid w:val="000F56F5"/>
    <w:rsid w:val="000F5ACE"/>
    <w:rsid w:val="000F6200"/>
    <w:rsid w:val="000F75EE"/>
    <w:rsid w:val="001006D3"/>
    <w:rsid w:val="00100840"/>
    <w:rsid w:val="001017EE"/>
    <w:rsid w:val="00101B89"/>
    <w:rsid w:val="00102668"/>
    <w:rsid w:val="00102D5A"/>
    <w:rsid w:val="00103EDB"/>
    <w:rsid w:val="0010417C"/>
    <w:rsid w:val="0010420E"/>
    <w:rsid w:val="001046DC"/>
    <w:rsid w:val="00105044"/>
    <w:rsid w:val="00105521"/>
    <w:rsid w:val="001055FE"/>
    <w:rsid w:val="00106533"/>
    <w:rsid w:val="00106F86"/>
    <w:rsid w:val="00107D94"/>
    <w:rsid w:val="001101CD"/>
    <w:rsid w:val="001106B9"/>
    <w:rsid w:val="00110A8C"/>
    <w:rsid w:val="00110C2E"/>
    <w:rsid w:val="00110F5A"/>
    <w:rsid w:val="0011171A"/>
    <w:rsid w:val="00111862"/>
    <w:rsid w:val="00112A42"/>
    <w:rsid w:val="00114BE7"/>
    <w:rsid w:val="00115703"/>
    <w:rsid w:val="00115F36"/>
    <w:rsid w:val="001177C9"/>
    <w:rsid w:val="00117AA5"/>
    <w:rsid w:val="00117D6D"/>
    <w:rsid w:val="00120FC1"/>
    <w:rsid w:val="0012168D"/>
    <w:rsid w:val="0012272D"/>
    <w:rsid w:val="0012306F"/>
    <w:rsid w:val="001247C4"/>
    <w:rsid w:val="0012489D"/>
    <w:rsid w:val="00124F13"/>
    <w:rsid w:val="0012552F"/>
    <w:rsid w:val="00125BC2"/>
    <w:rsid w:val="00126E7A"/>
    <w:rsid w:val="00127069"/>
    <w:rsid w:val="001272FF"/>
    <w:rsid w:val="00127306"/>
    <w:rsid w:val="00127A09"/>
    <w:rsid w:val="00127ED8"/>
    <w:rsid w:val="00130120"/>
    <w:rsid w:val="00132551"/>
    <w:rsid w:val="00132BC8"/>
    <w:rsid w:val="00132F5C"/>
    <w:rsid w:val="00133542"/>
    <w:rsid w:val="00133E8A"/>
    <w:rsid w:val="00134072"/>
    <w:rsid w:val="001347F0"/>
    <w:rsid w:val="00134AD1"/>
    <w:rsid w:val="001363D4"/>
    <w:rsid w:val="001369A8"/>
    <w:rsid w:val="00137904"/>
    <w:rsid w:val="00137A09"/>
    <w:rsid w:val="00140032"/>
    <w:rsid w:val="00140918"/>
    <w:rsid w:val="00140F5E"/>
    <w:rsid w:val="00141387"/>
    <w:rsid w:val="00141D37"/>
    <w:rsid w:val="00142374"/>
    <w:rsid w:val="001423C7"/>
    <w:rsid w:val="001427F6"/>
    <w:rsid w:val="00142AB9"/>
    <w:rsid w:val="00142F35"/>
    <w:rsid w:val="0014318C"/>
    <w:rsid w:val="001435C5"/>
    <w:rsid w:val="0014381D"/>
    <w:rsid w:val="001447BD"/>
    <w:rsid w:val="00144848"/>
    <w:rsid w:val="001449E0"/>
    <w:rsid w:val="00144E28"/>
    <w:rsid w:val="001451E2"/>
    <w:rsid w:val="00145BAC"/>
    <w:rsid w:val="00146E72"/>
    <w:rsid w:val="0014737E"/>
    <w:rsid w:val="00147392"/>
    <w:rsid w:val="00147904"/>
    <w:rsid w:val="00147C35"/>
    <w:rsid w:val="00147E4F"/>
    <w:rsid w:val="00150EE4"/>
    <w:rsid w:val="0015138A"/>
    <w:rsid w:val="00151D5F"/>
    <w:rsid w:val="00151F84"/>
    <w:rsid w:val="0015263A"/>
    <w:rsid w:val="00152F1A"/>
    <w:rsid w:val="00152FD0"/>
    <w:rsid w:val="001537DC"/>
    <w:rsid w:val="00153D3C"/>
    <w:rsid w:val="001544FD"/>
    <w:rsid w:val="0015482C"/>
    <w:rsid w:val="001549F3"/>
    <w:rsid w:val="00154C57"/>
    <w:rsid w:val="00155450"/>
    <w:rsid w:val="00155C6C"/>
    <w:rsid w:val="00155E29"/>
    <w:rsid w:val="0015639D"/>
    <w:rsid w:val="00157583"/>
    <w:rsid w:val="0016085F"/>
    <w:rsid w:val="001609DA"/>
    <w:rsid w:val="00162CB0"/>
    <w:rsid w:val="00162F3E"/>
    <w:rsid w:val="001633F8"/>
    <w:rsid w:val="00163554"/>
    <w:rsid w:val="001636F1"/>
    <w:rsid w:val="00163C96"/>
    <w:rsid w:val="00163DC2"/>
    <w:rsid w:val="00164854"/>
    <w:rsid w:val="0016655F"/>
    <w:rsid w:val="001667F8"/>
    <w:rsid w:val="00166E7C"/>
    <w:rsid w:val="001674B0"/>
    <w:rsid w:val="00167C44"/>
    <w:rsid w:val="001706EA"/>
    <w:rsid w:val="001706F6"/>
    <w:rsid w:val="00171D95"/>
    <w:rsid w:val="001725E1"/>
    <w:rsid w:val="001727D9"/>
    <w:rsid w:val="00172C12"/>
    <w:rsid w:val="00172E87"/>
    <w:rsid w:val="00172F00"/>
    <w:rsid w:val="001730A6"/>
    <w:rsid w:val="00173A58"/>
    <w:rsid w:val="00173AB2"/>
    <w:rsid w:val="00174BBA"/>
    <w:rsid w:val="00174F14"/>
    <w:rsid w:val="001752D3"/>
    <w:rsid w:val="00175D93"/>
    <w:rsid w:val="00175F5D"/>
    <w:rsid w:val="0017610E"/>
    <w:rsid w:val="00176E29"/>
    <w:rsid w:val="0017724A"/>
    <w:rsid w:val="001773DF"/>
    <w:rsid w:val="0017746F"/>
    <w:rsid w:val="00177DED"/>
    <w:rsid w:val="00180333"/>
    <w:rsid w:val="00180621"/>
    <w:rsid w:val="0018125D"/>
    <w:rsid w:val="00183A67"/>
    <w:rsid w:val="00183A9E"/>
    <w:rsid w:val="00183ECE"/>
    <w:rsid w:val="00184399"/>
    <w:rsid w:val="0018444D"/>
    <w:rsid w:val="0018460A"/>
    <w:rsid w:val="00184BAB"/>
    <w:rsid w:val="00192361"/>
    <w:rsid w:val="00192BA3"/>
    <w:rsid w:val="00193165"/>
    <w:rsid w:val="00193282"/>
    <w:rsid w:val="001932D5"/>
    <w:rsid w:val="00193826"/>
    <w:rsid w:val="001947B1"/>
    <w:rsid w:val="00195799"/>
    <w:rsid w:val="001970D3"/>
    <w:rsid w:val="0019793C"/>
    <w:rsid w:val="00197AA7"/>
    <w:rsid w:val="001A08D6"/>
    <w:rsid w:val="001A0F15"/>
    <w:rsid w:val="001A1576"/>
    <w:rsid w:val="001A1C01"/>
    <w:rsid w:val="001A291B"/>
    <w:rsid w:val="001A293B"/>
    <w:rsid w:val="001A41D8"/>
    <w:rsid w:val="001A48DA"/>
    <w:rsid w:val="001A522E"/>
    <w:rsid w:val="001A548A"/>
    <w:rsid w:val="001A627E"/>
    <w:rsid w:val="001A65A7"/>
    <w:rsid w:val="001A6906"/>
    <w:rsid w:val="001A6FAF"/>
    <w:rsid w:val="001B0338"/>
    <w:rsid w:val="001B05CB"/>
    <w:rsid w:val="001B2397"/>
    <w:rsid w:val="001B248A"/>
    <w:rsid w:val="001B2A11"/>
    <w:rsid w:val="001B2E73"/>
    <w:rsid w:val="001B486B"/>
    <w:rsid w:val="001B49D9"/>
    <w:rsid w:val="001B4CBE"/>
    <w:rsid w:val="001B5618"/>
    <w:rsid w:val="001B7D0A"/>
    <w:rsid w:val="001C1EBC"/>
    <w:rsid w:val="001C214F"/>
    <w:rsid w:val="001C228B"/>
    <w:rsid w:val="001C3317"/>
    <w:rsid w:val="001C4051"/>
    <w:rsid w:val="001C4534"/>
    <w:rsid w:val="001C50F2"/>
    <w:rsid w:val="001C618D"/>
    <w:rsid w:val="001C70BD"/>
    <w:rsid w:val="001C7AC3"/>
    <w:rsid w:val="001D02B1"/>
    <w:rsid w:val="001D136E"/>
    <w:rsid w:val="001D1B9A"/>
    <w:rsid w:val="001D2B03"/>
    <w:rsid w:val="001D2B9E"/>
    <w:rsid w:val="001D3DBA"/>
    <w:rsid w:val="001D4643"/>
    <w:rsid w:val="001D53C6"/>
    <w:rsid w:val="001D54EF"/>
    <w:rsid w:val="001D59B7"/>
    <w:rsid w:val="001D6B60"/>
    <w:rsid w:val="001D7FC9"/>
    <w:rsid w:val="001E032F"/>
    <w:rsid w:val="001E0917"/>
    <w:rsid w:val="001E0FA5"/>
    <w:rsid w:val="001E12E1"/>
    <w:rsid w:val="001E1341"/>
    <w:rsid w:val="001E1D97"/>
    <w:rsid w:val="001E2097"/>
    <w:rsid w:val="001E2F67"/>
    <w:rsid w:val="001E392E"/>
    <w:rsid w:val="001E3E47"/>
    <w:rsid w:val="001E3E95"/>
    <w:rsid w:val="001E457F"/>
    <w:rsid w:val="001E6581"/>
    <w:rsid w:val="001E68A5"/>
    <w:rsid w:val="001E69E9"/>
    <w:rsid w:val="001E6B44"/>
    <w:rsid w:val="001E6CA9"/>
    <w:rsid w:val="001F0173"/>
    <w:rsid w:val="001F08F2"/>
    <w:rsid w:val="001F0B72"/>
    <w:rsid w:val="001F1089"/>
    <w:rsid w:val="001F21C9"/>
    <w:rsid w:val="001F2853"/>
    <w:rsid w:val="001F28EF"/>
    <w:rsid w:val="001F3113"/>
    <w:rsid w:val="001F3538"/>
    <w:rsid w:val="001F391D"/>
    <w:rsid w:val="001F3DDC"/>
    <w:rsid w:val="001F40CA"/>
    <w:rsid w:val="001F412E"/>
    <w:rsid w:val="001F557C"/>
    <w:rsid w:val="001F5652"/>
    <w:rsid w:val="001F5E5D"/>
    <w:rsid w:val="001F5F8A"/>
    <w:rsid w:val="001F6012"/>
    <w:rsid w:val="001F6486"/>
    <w:rsid w:val="001F749B"/>
    <w:rsid w:val="001F79C4"/>
    <w:rsid w:val="00200665"/>
    <w:rsid w:val="00200F61"/>
    <w:rsid w:val="00202ABB"/>
    <w:rsid w:val="0020350B"/>
    <w:rsid w:val="002037A6"/>
    <w:rsid w:val="00203D38"/>
    <w:rsid w:val="00203D97"/>
    <w:rsid w:val="00204289"/>
    <w:rsid w:val="00204818"/>
    <w:rsid w:val="002048F6"/>
    <w:rsid w:val="00204985"/>
    <w:rsid w:val="002057F5"/>
    <w:rsid w:val="002072DC"/>
    <w:rsid w:val="002072E7"/>
    <w:rsid w:val="00207F83"/>
    <w:rsid w:val="00210462"/>
    <w:rsid w:val="00210AE8"/>
    <w:rsid w:val="00210D8D"/>
    <w:rsid w:val="00210DBA"/>
    <w:rsid w:val="00210FAE"/>
    <w:rsid w:val="002114C6"/>
    <w:rsid w:val="002116B9"/>
    <w:rsid w:val="00211755"/>
    <w:rsid w:val="00211959"/>
    <w:rsid w:val="00211ADE"/>
    <w:rsid w:val="00211B55"/>
    <w:rsid w:val="00211C25"/>
    <w:rsid w:val="00212964"/>
    <w:rsid w:val="0021301E"/>
    <w:rsid w:val="0021312E"/>
    <w:rsid w:val="00213520"/>
    <w:rsid w:val="0021423F"/>
    <w:rsid w:val="002143FE"/>
    <w:rsid w:val="002165BC"/>
    <w:rsid w:val="00216F6B"/>
    <w:rsid w:val="00217196"/>
    <w:rsid w:val="002172EE"/>
    <w:rsid w:val="002200C6"/>
    <w:rsid w:val="00220D28"/>
    <w:rsid w:val="002218E0"/>
    <w:rsid w:val="00221E47"/>
    <w:rsid w:val="00222341"/>
    <w:rsid w:val="002227F6"/>
    <w:rsid w:val="00222959"/>
    <w:rsid w:val="002229AC"/>
    <w:rsid w:val="0022359B"/>
    <w:rsid w:val="002236AC"/>
    <w:rsid w:val="00223EE1"/>
    <w:rsid w:val="00224009"/>
    <w:rsid w:val="00224E2D"/>
    <w:rsid w:val="00224F29"/>
    <w:rsid w:val="00224FC9"/>
    <w:rsid w:val="0022590E"/>
    <w:rsid w:val="00225CBA"/>
    <w:rsid w:val="00227AA6"/>
    <w:rsid w:val="00227C15"/>
    <w:rsid w:val="002307A5"/>
    <w:rsid w:val="00231C0A"/>
    <w:rsid w:val="00231C76"/>
    <w:rsid w:val="00232FD4"/>
    <w:rsid w:val="00233332"/>
    <w:rsid w:val="002333DF"/>
    <w:rsid w:val="0023386B"/>
    <w:rsid w:val="002340D4"/>
    <w:rsid w:val="00234B54"/>
    <w:rsid w:val="00235AA1"/>
    <w:rsid w:val="00235DE5"/>
    <w:rsid w:val="00240ADE"/>
    <w:rsid w:val="00240C67"/>
    <w:rsid w:val="00240FDE"/>
    <w:rsid w:val="0024182A"/>
    <w:rsid w:val="00241E5B"/>
    <w:rsid w:val="00242308"/>
    <w:rsid w:val="00242C6F"/>
    <w:rsid w:val="0024322B"/>
    <w:rsid w:val="002441E7"/>
    <w:rsid w:val="00245C36"/>
    <w:rsid w:val="00245E91"/>
    <w:rsid w:val="00247E6A"/>
    <w:rsid w:val="00251099"/>
    <w:rsid w:val="002519B4"/>
    <w:rsid w:val="00252A2E"/>
    <w:rsid w:val="0025357F"/>
    <w:rsid w:val="002536D7"/>
    <w:rsid w:val="0025399E"/>
    <w:rsid w:val="00255E92"/>
    <w:rsid w:val="00256C31"/>
    <w:rsid w:val="002573E6"/>
    <w:rsid w:val="0025789C"/>
    <w:rsid w:val="002578D1"/>
    <w:rsid w:val="002578D8"/>
    <w:rsid w:val="00260B1F"/>
    <w:rsid w:val="00260E7D"/>
    <w:rsid w:val="0026136A"/>
    <w:rsid w:val="0026256A"/>
    <w:rsid w:val="00262D3F"/>
    <w:rsid w:val="002635C8"/>
    <w:rsid w:val="00263CEB"/>
    <w:rsid w:val="00263CEE"/>
    <w:rsid w:val="002647A5"/>
    <w:rsid w:val="00264BFD"/>
    <w:rsid w:val="0026533A"/>
    <w:rsid w:val="00267314"/>
    <w:rsid w:val="0026793D"/>
    <w:rsid w:val="002707D9"/>
    <w:rsid w:val="00270CE1"/>
    <w:rsid w:val="00270E93"/>
    <w:rsid w:val="00271597"/>
    <w:rsid w:val="002717A3"/>
    <w:rsid w:val="00272760"/>
    <w:rsid w:val="00272ABB"/>
    <w:rsid w:val="0027310A"/>
    <w:rsid w:val="002734F0"/>
    <w:rsid w:val="00273597"/>
    <w:rsid w:val="00273678"/>
    <w:rsid w:val="0027399B"/>
    <w:rsid w:val="00273CEB"/>
    <w:rsid w:val="00274A09"/>
    <w:rsid w:val="00274B38"/>
    <w:rsid w:val="00275BBC"/>
    <w:rsid w:val="00275EDE"/>
    <w:rsid w:val="00276584"/>
    <w:rsid w:val="00280583"/>
    <w:rsid w:val="00280E02"/>
    <w:rsid w:val="00282679"/>
    <w:rsid w:val="00282CAD"/>
    <w:rsid w:val="00283468"/>
    <w:rsid w:val="002856E9"/>
    <w:rsid w:val="00285B44"/>
    <w:rsid w:val="0028636C"/>
    <w:rsid w:val="00286483"/>
    <w:rsid w:val="002871EB"/>
    <w:rsid w:val="002875CB"/>
    <w:rsid w:val="00290E73"/>
    <w:rsid w:val="002919D5"/>
    <w:rsid w:val="00292790"/>
    <w:rsid w:val="00292B8B"/>
    <w:rsid w:val="00293345"/>
    <w:rsid w:val="002935FA"/>
    <w:rsid w:val="00293615"/>
    <w:rsid w:val="0029434D"/>
    <w:rsid w:val="00295B0B"/>
    <w:rsid w:val="00296887"/>
    <w:rsid w:val="002A05FD"/>
    <w:rsid w:val="002A139A"/>
    <w:rsid w:val="002A3481"/>
    <w:rsid w:val="002A37EC"/>
    <w:rsid w:val="002A416E"/>
    <w:rsid w:val="002A427F"/>
    <w:rsid w:val="002A44FB"/>
    <w:rsid w:val="002A4850"/>
    <w:rsid w:val="002A4CF3"/>
    <w:rsid w:val="002A5112"/>
    <w:rsid w:val="002A552A"/>
    <w:rsid w:val="002A6753"/>
    <w:rsid w:val="002A6766"/>
    <w:rsid w:val="002A6F9D"/>
    <w:rsid w:val="002B01DE"/>
    <w:rsid w:val="002B07B3"/>
    <w:rsid w:val="002B0962"/>
    <w:rsid w:val="002B0E5A"/>
    <w:rsid w:val="002B1403"/>
    <w:rsid w:val="002B16AA"/>
    <w:rsid w:val="002B2927"/>
    <w:rsid w:val="002B3091"/>
    <w:rsid w:val="002B3207"/>
    <w:rsid w:val="002B3E9F"/>
    <w:rsid w:val="002B5341"/>
    <w:rsid w:val="002B54BC"/>
    <w:rsid w:val="002B5B9E"/>
    <w:rsid w:val="002B62F4"/>
    <w:rsid w:val="002B6ACE"/>
    <w:rsid w:val="002B7BFF"/>
    <w:rsid w:val="002C0639"/>
    <w:rsid w:val="002C0CB4"/>
    <w:rsid w:val="002C134F"/>
    <w:rsid w:val="002C2D11"/>
    <w:rsid w:val="002C34E3"/>
    <w:rsid w:val="002C43E3"/>
    <w:rsid w:val="002C5061"/>
    <w:rsid w:val="002C5F58"/>
    <w:rsid w:val="002C6342"/>
    <w:rsid w:val="002C71A8"/>
    <w:rsid w:val="002C7966"/>
    <w:rsid w:val="002D02FF"/>
    <w:rsid w:val="002D0905"/>
    <w:rsid w:val="002D0D11"/>
    <w:rsid w:val="002D11DA"/>
    <w:rsid w:val="002D2BEA"/>
    <w:rsid w:val="002D2E14"/>
    <w:rsid w:val="002D2F19"/>
    <w:rsid w:val="002D3AEA"/>
    <w:rsid w:val="002D3B98"/>
    <w:rsid w:val="002D4640"/>
    <w:rsid w:val="002D4F88"/>
    <w:rsid w:val="002D5606"/>
    <w:rsid w:val="002D5CDA"/>
    <w:rsid w:val="002D5E61"/>
    <w:rsid w:val="002D6B46"/>
    <w:rsid w:val="002D7D8D"/>
    <w:rsid w:val="002D7DD9"/>
    <w:rsid w:val="002D7F86"/>
    <w:rsid w:val="002E0665"/>
    <w:rsid w:val="002E071B"/>
    <w:rsid w:val="002E0FE9"/>
    <w:rsid w:val="002E1A42"/>
    <w:rsid w:val="002E243A"/>
    <w:rsid w:val="002E2883"/>
    <w:rsid w:val="002E2A5E"/>
    <w:rsid w:val="002E47AC"/>
    <w:rsid w:val="002E4C81"/>
    <w:rsid w:val="002E55E9"/>
    <w:rsid w:val="002E5B95"/>
    <w:rsid w:val="002E6060"/>
    <w:rsid w:val="002E7CC0"/>
    <w:rsid w:val="002F0D55"/>
    <w:rsid w:val="002F1231"/>
    <w:rsid w:val="002F134B"/>
    <w:rsid w:val="002F242B"/>
    <w:rsid w:val="002F2B80"/>
    <w:rsid w:val="002F2F33"/>
    <w:rsid w:val="002F3A22"/>
    <w:rsid w:val="002F3A4B"/>
    <w:rsid w:val="002F3B67"/>
    <w:rsid w:val="002F4646"/>
    <w:rsid w:val="002F47D1"/>
    <w:rsid w:val="002F4C98"/>
    <w:rsid w:val="002F4D4E"/>
    <w:rsid w:val="002F6309"/>
    <w:rsid w:val="002F6549"/>
    <w:rsid w:val="002F7767"/>
    <w:rsid w:val="003012E5"/>
    <w:rsid w:val="00301EE9"/>
    <w:rsid w:val="00301FC0"/>
    <w:rsid w:val="0030247D"/>
    <w:rsid w:val="00302A10"/>
    <w:rsid w:val="0030305C"/>
    <w:rsid w:val="00303184"/>
    <w:rsid w:val="003037F1"/>
    <w:rsid w:val="00303BEE"/>
    <w:rsid w:val="00303EB7"/>
    <w:rsid w:val="00304C63"/>
    <w:rsid w:val="0030550B"/>
    <w:rsid w:val="00305A00"/>
    <w:rsid w:val="00305CE7"/>
    <w:rsid w:val="0030632E"/>
    <w:rsid w:val="00306550"/>
    <w:rsid w:val="00306838"/>
    <w:rsid w:val="0031041C"/>
    <w:rsid w:val="003108B7"/>
    <w:rsid w:val="003112EB"/>
    <w:rsid w:val="003115FE"/>
    <w:rsid w:val="00311830"/>
    <w:rsid w:val="003123BF"/>
    <w:rsid w:val="003123F8"/>
    <w:rsid w:val="003126B9"/>
    <w:rsid w:val="00312819"/>
    <w:rsid w:val="00312D2D"/>
    <w:rsid w:val="00313345"/>
    <w:rsid w:val="00313667"/>
    <w:rsid w:val="0031505A"/>
    <w:rsid w:val="00315A19"/>
    <w:rsid w:val="00316D5A"/>
    <w:rsid w:val="00317D95"/>
    <w:rsid w:val="00320DA9"/>
    <w:rsid w:val="0032103F"/>
    <w:rsid w:val="003215FA"/>
    <w:rsid w:val="003217E8"/>
    <w:rsid w:val="00322D62"/>
    <w:rsid w:val="0032327E"/>
    <w:rsid w:val="003232C4"/>
    <w:rsid w:val="00323572"/>
    <w:rsid w:val="00323B9B"/>
    <w:rsid w:val="00323DDC"/>
    <w:rsid w:val="00324017"/>
    <w:rsid w:val="0032442C"/>
    <w:rsid w:val="0032443B"/>
    <w:rsid w:val="00324465"/>
    <w:rsid w:val="00324594"/>
    <w:rsid w:val="00324A7A"/>
    <w:rsid w:val="003250DE"/>
    <w:rsid w:val="00325964"/>
    <w:rsid w:val="0032659A"/>
    <w:rsid w:val="00326C1F"/>
    <w:rsid w:val="00327D1C"/>
    <w:rsid w:val="00327D56"/>
    <w:rsid w:val="00327F11"/>
    <w:rsid w:val="00327FDA"/>
    <w:rsid w:val="00330749"/>
    <w:rsid w:val="00330D42"/>
    <w:rsid w:val="00330D6B"/>
    <w:rsid w:val="0033224E"/>
    <w:rsid w:val="0033252B"/>
    <w:rsid w:val="003328D6"/>
    <w:rsid w:val="00332B2B"/>
    <w:rsid w:val="00333DEB"/>
    <w:rsid w:val="003350D2"/>
    <w:rsid w:val="00335393"/>
    <w:rsid w:val="003366F9"/>
    <w:rsid w:val="00337E6B"/>
    <w:rsid w:val="0034041F"/>
    <w:rsid w:val="003409F8"/>
    <w:rsid w:val="00341827"/>
    <w:rsid w:val="00342C73"/>
    <w:rsid w:val="00343065"/>
    <w:rsid w:val="00343A4B"/>
    <w:rsid w:val="00345750"/>
    <w:rsid w:val="00346304"/>
    <w:rsid w:val="00346510"/>
    <w:rsid w:val="00347193"/>
    <w:rsid w:val="0034761E"/>
    <w:rsid w:val="00347809"/>
    <w:rsid w:val="0035002E"/>
    <w:rsid w:val="00350818"/>
    <w:rsid w:val="00351A03"/>
    <w:rsid w:val="00351F75"/>
    <w:rsid w:val="003523B2"/>
    <w:rsid w:val="003527B7"/>
    <w:rsid w:val="00352953"/>
    <w:rsid w:val="00352ECF"/>
    <w:rsid w:val="00353106"/>
    <w:rsid w:val="0035343C"/>
    <w:rsid w:val="00354BB1"/>
    <w:rsid w:val="00354E8D"/>
    <w:rsid w:val="00355136"/>
    <w:rsid w:val="00355374"/>
    <w:rsid w:val="00355791"/>
    <w:rsid w:val="00356275"/>
    <w:rsid w:val="0035649A"/>
    <w:rsid w:val="00357514"/>
    <w:rsid w:val="003609CE"/>
    <w:rsid w:val="0036147E"/>
    <w:rsid w:val="00361758"/>
    <w:rsid w:val="00361785"/>
    <w:rsid w:val="0036212D"/>
    <w:rsid w:val="003631BB"/>
    <w:rsid w:val="00364C17"/>
    <w:rsid w:val="00364C7D"/>
    <w:rsid w:val="00365FE6"/>
    <w:rsid w:val="00366680"/>
    <w:rsid w:val="003670BF"/>
    <w:rsid w:val="00370252"/>
    <w:rsid w:val="00370C07"/>
    <w:rsid w:val="003718DF"/>
    <w:rsid w:val="003720A6"/>
    <w:rsid w:val="003727D9"/>
    <w:rsid w:val="0037297D"/>
    <w:rsid w:val="0037342F"/>
    <w:rsid w:val="00373528"/>
    <w:rsid w:val="003736ED"/>
    <w:rsid w:val="00373A6A"/>
    <w:rsid w:val="00373F55"/>
    <w:rsid w:val="003752FD"/>
    <w:rsid w:val="00375776"/>
    <w:rsid w:val="00375C99"/>
    <w:rsid w:val="0037631E"/>
    <w:rsid w:val="00376782"/>
    <w:rsid w:val="00376FE0"/>
    <w:rsid w:val="00377E6C"/>
    <w:rsid w:val="00377EEB"/>
    <w:rsid w:val="00380909"/>
    <w:rsid w:val="003814F0"/>
    <w:rsid w:val="00381F95"/>
    <w:rsid w:val="003820EB"/>
    <w:rsid w:val="00382590"/>
    <w:rsid w:val="00383983"/>
    <w:rsid w:val="00383A6F"/>
    <w:rsid w:val="003842FD"/>
    <w:rsid w:val="0038556F"/>
    <w:rsid w:val="00385CAC"/>
    <w:rsid w:val="00386E7C"/>
    <w:rsid w:val="0038766C"/>
    <w:rsid w:val="00387C49"/>
    <w:rsid w:val="00387FCC"/>
    <w:rsid w:val="003901A3"/>
    <w:rsid w:val="00390889"/>
    <w:rsid w:val="00390A92"/>
    <w:rsid w:val="00390FAD"/>
    <w:rsid w:val="003926CD"/>
    <w:rsid w:val="00392976"/>
    <w:rsid w:val="00392A22"/>
    <w:rsid w:val="00392E8E"/>
    <w:rsid w:val="00393E36"/>
    <w:rsid w:val="00393F7F"/>
    <w:rsid w:val="0039544C"/>
    <w:rsid w:val="00395629"/>
    <w:rsid w:val="00396574"/>
    <w:rsid w:val="003A00D0"/>
    <w:rsid w:val="003A11E9"/>
    <w:rsid w:val="003A1590"/>
    <w:rsid w:val="003A1C4E"/>
    <w:rsid w:val="003A1E04"/>
    <w:rsid w:val="003A25E1"/>
    <w:rsid w:val="003A324F"/>
    <w:rsid w:val="003A32EC"/>
    <w:rsid w:val="003A3C22"/>
    <w:rsid w:val="003A3CBC"/>
    <w:rsid w:val="003A465E"/>
    <w:rsid w:val="003A49D8"/>
    <w:rsid w:val="003A4BA2"/>
    <w:rsid w:val="003A5570"/>
    <w:rsid w:val="003A5F47"/>
    <w:rsid w:val="003A60A8"/>
    <w:rsid w:val="003A6503"/>
    <w:rsid w:val="003A7C93"/>
    <w:rsid w:val="003B069C"/>
    <w:rsid w:val="003B0C25"/>
    <w:rsid w:val="003B0D49"/>
    <w:rsid w:val="003B13B8"/>
    <w:rsid w:val="003B16A4"/>
    <w:rsid w:val="003B1DE8"/>
    <w:rsid w:val="003B3715"/>
    <w:rsid w:val="003B3DC5"/>
    <w:rsid w:val="003B4178"/>
    <w:rsid w:val="003B48B1"/>
    <w:rsid w:val="003B4CBA"/>
    <w:rsid w:val="003B4E04"/>
    <w:rsid w:val="003B5794"/>
    <w:rsid w:val="003B66B9"/>
    <w:rsid w:val="003B66D3"/>
    <w:rsid w:val="003B76B1"/>
    <w:rsid w:val="003C0AE4"/>
    <w:rsid w:val="003C244B"/>
    <w:rsid w:val="003C2546"/>
    <w:rsid w:val="003C2B0C"/>
    <w:rsid w:val="003C42F8"/>
    <w:rsid w:val="003C493C"/>
    <w:rsid w:val="003C4ECF"/>
    <w:rsid w:val="003C50C0"/>
    <w:rsid w:val="003C69BE"/>
    <w:rsid w:val="003C6F01"/>
    <w:rsid w:val="003D0312"/>
    <w:rsid w:val="003D11A6"/>
    <w:rsid w:val="003D1421"/>
    <w:rsid w:val="003D4831"/>
    <w:rsid w:val="003D4924"/>
    <w:rsid w:val="003D5E76"/>
    <w:rsid w:val="003D6143"/>
    <w:rsid w:val="003D68DB"/>
    <w:rsid w:val="003D7A2B"/>
    <w:rsid w:val="003D7E99"/>
    <w:rsid w:val="003E0A2C"/>
    <w:rsid w:val="003E0F5E"/>
    <w:rsid w:val="003E24DC"/>
    <w:rsid w:val="003E2B99"/>
    <w:rsid w:val="003E36F4"/>
    <w:rsid w:val="003E4056"/>
    <w:rsid w:val="003E43DE"/>
    <w:rsid w:val="003E50EE"/>
    <w:rsid w:val="003E5218"/>
    <w:rsid w:val="003E5F3E"/>
    <w:rsid w:val="003E64AD"/>
    <w:rsid w:val="003F065F"/>
    <w:rsid w:val="003F10EE"/>
    <w:rsid w:val="003F1CEB"/>
    <w:rsid w:val="003F1EBD"/>
    <w:rsid w:val="003F2379"/>
    <w:rsid w:val="003F28B6"/>
    <w:rsid w:val="003F44DA"/>
    <w:rsid w:val="003F482D"/>
    <w:rsid w:val="003F632D"/>
    <w:rsid w:val="003F70CF"/>
    <w:rsid w:val="003F7F65"/>
    <w:rsid w:val="004019F7"/>
    <w:rsid w:val="00402365"/>
    <w:rsid w:val="00402C7F"/>
    <w:rsid w:val="004037E5"/>
    <w:rsid w:val="00404CC2"/>
    <w:rsid w:val="00404E7D"/>
    <w:rsid w:val="004064AF"/>
    <w:rsid w:val="004064ED"/>
    <w:rsid w:val="004065C9"/>
    <w:rsid w:val="004100A0"/>
    <w:rsid w:val="00411121"/>
    <w:rsid w:val="00411BB3"/>
    <w:rsid w:val="00411E8C"/>
    <w:rsid w:val="004122BF"/>
    <w:rsid w:val="004134CB"/>
    <w:rsid w:val="00414FBD"/>
    <w:rsid w:val="00416790"/>
    <w:rsid w:val="004172BB"/>
    <w:rsid w:val="004173B9"/>
    <w:rsid w:val="00417A56"/>
    <w:rsid w:val="00420113"/>
    <w:rsid w:val="004205EB"/>
    <w:rsid w:val="004207D7"/>
    <w:rsid w:val="00420AC4"/>
    <w:rsid w:val="00421A3F"/>
    <w:rsid w:val="004225B4"/>
    <w:rsid w:val="00422E10"/>
    <w:rsid w:val="00423AA7"/>
    <w:rsid w:val="0042543A"/>
    <w:rsid w:val="004255B3"/>
    <w:rsid w:val="00425ACC"/>
    <w:rsid w:val="00425D68"/>
    <w:rsid w:val="004264F5"/>
    <w:rsid w:val="00426CA8"/>
    <w:rsid w:val="00427AFF"/>
    <w:rsid w:val="00430104"/>
    <w:rsid w:val="004301EB"/>
    <w:rsid w:val="004301FB"/>
    <w:rsid w:val="004303B6"/>
    <w:rsid w:val="00430856"/>
    <w:rsid w:val="00431E7C"/>
    <w:rsid w:val="004324E6"/>
    <w:rsid w:val="004328C6"/>
    <w:rsid w:val="004329F2"/>
    <w:rsid w:val="00432A79"/>
    <w:rsid w:val="00433422"/>
    <w:rsid w:val="00435530"/>
    <w:rsid w:val="0043580B"/>
    <w:rsid w:val="004362FB"/>
    <w:rsid w:val="0043666B"/>
    <w:rsid w:val="004367AA"/>
    <w:rsid w:val="00437156"/>
    <w:rsid w:val="00440A5D"/>
    <w:rsid w:val="00440E5B"/>
    <w:rsid w:val="0044296C"/>
    <w:rsid w:val="00442FC9"/>
    <w:rsid w:val="004431C9"/>
    <w:rsid w:val="00443CC9"/>
    <w:rsid w:val="00443F94"/>
    <w:rsid w:val="004445F8"/>
    <w:rsid w:val="00444718"/>
    <w:rsid w:val="00445CEF"/>
    <w:rsid w:val="00445D8B"/>
    <w:rsid w:val="00446BB6"/>
    <w:rsid w:val="004475E4"/>
    <w:rsid w:val="00447A82"/>
    <w:rsid w:val="00450868"/>
    <w:rsid w:val="00450D92"/>
    <w:rsid w:val="00450F19"/>
    <w:rsid w:val="00451343"/>
    <w:rsid w:val="00451B36"/>
    <w:rsid w:val="00453789"/>
    <w:rsid w:val="004538B5"/>
    <w:rsid w:val="00453C8D"/>
    <w:rsid w:val="00454379"/>
    <w:rsid w:val="004544B6"/>
    <w:rsid w:val="004546A6"/>
    <w:rsid w:val="004547E2"/>
    <w:rsid w:val="00454857"/>
    <w:rsid w:val="00455946"/>
    <w:rsid w:val="00456629"/>
    <w:rsid w:val="00456DE6"/>
    <w:rsid w:val="00460701"/>
    <w:rsid w:val="0046206C"/>
    <w:rsid w:val="00462BF9"/>
    <w:rsid w:val="00463565"/>
    <w:rsid w:val="00463728"/>
    <w:rsid w:val="00463F44"/>
    <w:rsid w:val="00464487"/>
    <w:rsid w:val="004644E8"/>
    <w:rsid w:val="00465131"/>
    <w:rsid w:val="00465A4C"/>
    <w:rsid w:val="00465EE4"/>
    <w:rsid w:val="00467137"/>
    <w:rsid w:val="00467AE8"/>
    <w:rsid w:val="004703F0"/>
    <w:rsid w:val="00471D17"/>
    <w:rsid w:val="0047249C"/>
    <w:rsid w:val="0047292D"/>
    <w:rsid w:val="00472A97"/>
    <w:rsid w:val="004731DF"/>
    <w:rsid w:val="00474920"/>
    <w:rsid w:val="004749FB"/>
    <w:rsid w:val="004751E5"/>
    <w:rsid w:val="004754F6"/>
    <w:rsid w:val="004758B9"/>
    <w:rsid w:val="00475B8B"/>
    <w:rsid w:val="0047640C"/>
    <w:rsid w:val="0048001F"/>
    <w:rsid w:val="004800D7"/>
    <w:rsid w:val="0048076D"/>
    <w:rsid w:val="0048095D"/>
    <w:rsid w:val="004810DE"/>
    <w:rsid w:val="004818E7"/>
    <w:rsid w:val="0048269A"/>
    <w:rsid w:val="00483F9D"/>
    <w:rsid w:val="00484527"/>
    <w:rsid w:val="00484EFB"/>
    <w:rsid w:val="00484FE6"/>
    <w:rsid w:val="00485807"/>
    <w:rsid w:val="004858FF"/>
    <w:rsid w:val="00485E9E"/>
    <w:rsid w:val="004861E9"/>
    <w:rsid w:val="00486239"/>
    <w:rsid w:val="004865C8"/>
    <w:rsid w:val="00486AD7"/>
    <w:rsid w:val="00486C63"/>
    <w:rsid w:val="00487981"/>
    <w:rsid w:val="0049053B"/>
    <w:rsid w:val="004910D8"/>
    <w:rsid w:val="0049175F"/>
    <w:rsid w:val="00492E4D"/>
    <w:rsid w:val="00492EB1"/>
    <w:rsid w:val="00493B8B"/>
    <w:rsid w:val="0049480E"/>
    <w:rsid w:val="004953F8"/>
    <w:rsid w:val="00495710"/>
    <w:rsid w:val="0049573F"/>
    <w:rsid w:val="00495B1F"/>
    <w:rsid w:val="004961CA"/>
    <w:rsid w:val="00496E9E"/>
    <w:rsid w:val="00496ED4"/>
    <w:rsid w:val="00497287"/>
    <w:rsid w:val="004976F9"/>
    <w:rsid w:val="004A01B6"/>
    <w:rsid w:val="004A09B6"/>
    <w:rsid w:val="004A0D63"/>
    <w:rsid w:val="004A103C"/>
    <w:rsid w:val="004A1099"/>
    <w:rsid w:val="004A1EF2"/>
    <w:rsid w:val="004A2021"/>
    <w:rsid w:val="004A2453"/>
    <w:rsid w:val="004A2482"/>
    <w:rsid w:val="004A33DB"/>
    <w:rsid w:val="004A3AF8"/>
    <w:rsid w:val="004A4AAF"/>
    <w:rsid w:val="004A4EAA"/>
    <w:rsid w:val="004A5438"/>
    <w:rsid w:val="004A5442"/>
    <w:rsid w:val="004A5664"/>
    <w:rsid w:val="004A5DDC"/>
    <w:rsid w:val="004A655E"/>
    <w:rsid w:val="004A665E"/>
    <w:rsid w:val="004A7FEC"/>
    <w:rsid w:val="004B068D"/>
    <w:rsid w:val="004B0C04"/>
    <w:rsid w:val="004B1089"/>
    <w:rsid w:val="004B1169"/>
    <w:rsid w:val="004B26C4"/>
    <w:rsid w:val="004B2E8E"/>
    <w:rsid w:val="004B4659"/>
    <w:rsid w:val="004B5715"/>
    <w:rsid w:val="004B60CC"/>
    <w:rsid w:val="004B6270"/>
    <w:rsid w:val="004C0040"/>
    <w:rsid w:val="004C01D3"/>
    <w:rsid w:val="004C0386"/>
    <w:rsid w:val="004C0553"/>
    <w:rsid w:val="004C0F48"/>
    <w:rsid w:val="004C0FC1"/>
    <w:rsid w:val="004C1D9E"/>
    <w:rsid w:val="004C1DBE"/>
    <w:rsid w:val="004C1EFE"/>
    <w:rsid w:val="004C1F91"/>
    <w:rsid w:val="004C2D65"/>
    <w:rsid w:val="004C30D8"/>
    <w:rsid w:val="004C4501"/>
    <w:rsid w:val="004C5881"/>
    <w:rsid w:val="004C590B"/>
    <w:rsid w:val="004C5CEC"/>
    <w:rsid w:val="004C622D"/>
    <w:rsid w:val="004C6660"/>
    <w:rsid w:val="004C6B13"/>
    <w:rsid w:val="004D0208"/>
    <w:rsid w:val="004D04D9"/>
    <w:rsid w:val="004D0C7A"/>
    <w:rsid w:val="004D2308"/>
    <w:rsid w:val="004D2A30"/>
    <w:rsid w:val="004D35B0"/>
    <w:rsid w:val="004D4018"/>
    <w:rsid w:val="004D473A"/>
    <w:rsid w:val="004D5353"/>
    <w:rsid w:val="004D6258"/>
    <w:rsid w:val="004D6ACF"/>
    <w:rsid w:val="004D73C1"/>
    <w:rsid w:val="004D757D"/>
    <w:rsid w:val="004D768E"/>
    <w:rsid w:val="004D7B1D"/>
    <w:rsid w:val="004D7FCA"/>
    <w:rsid w:val="004E06D1"/>
    <w:rsid w:val="004E0CD1"/>
    <w:rsid w:val="004E1AA3"/>
    <w:rsid w:val="004E2D81"/>
    <w:rsid w:val="004E312F"/>
    <w:rsid w:val="004E382A"/>
    <w:rsid w:val="004E3D6F"/>
    <w:rsid w:val="004E4940"/>
    <w:rsid w:val="004E4A00"/>
    <w:rsid w:val="004E52CD"/>
    <w:rsid w:val="004E5703"/>
    <w:rsid w:val="004E6669"/>
    <w:rsid w:val="004E71DF"/>
    <w:rsid w:val="004F0CE0"/>
    <w:rsid w:val="004F1A7C"/>
    <w:rsid w:val="004F2C12"/>
    <w:rsid w:val="004F3448"/>
    <w:rsid w:val="004F395C"/>
    <w:rsid w:val="004F3B4E"/>
    <w:rsid w:val="004F3D16"/>
    <w:rsid w:val="004F5733"/>
    <w:rsid w:val="004F5B63"/>
    <w:rsid w:val="004F5E90"/>
    <w:rsid w:val="004F60A3"/>
    <w:rsid w:val="004F62F2"/>
    <w:rsid w:val="004F6FBB"/>
    <w:rsid w:val="004F757A"/>
    <w:rsid w:val="004F7C8E"/>
    <w:rsid w:val="004F7D9C"/>
    <w:rsid w:val="005012FE"/>
    <w:rsid w:val="00502310"/>
    <w:rsid w:val="005025C3"/>
    <w:rsid w:val="00502874"/>
    <w:rsid w:val="0050372A"/>
    <w:rsid w:val="0050582C"/>
    <w:rsid w:val="005100C5"/>
    <w:rsid w:val="00510D9A"/>
    <w:rsid w:val="00511C1A"/>
    <w:rsid w:val="0051251D"/>
    <w:rsid w:val="00513586"/>
    <w:rsid w:val="00513FCE"/>
    <w:rsid w:val="0051464E"/>
    <w:rsid w:val="00515E03"/>
    <w:rsid w:val="0051658B"/>
    <w:rsid w:val="00516637"/>
    <w:rsid w:val="00516871"/>
    <w:rsid w:val="00521A1C"/>
    <w:rsid w:val="00521D25"/>
    <w:rsid w:val="00521E86"/>
    <w:rsid w:val="00523A99"/>
    <w:rsid w:val="00523E7C"/>
    <w:rsid w:val="0052436E"/>
    <w:rsid w:val="005243E5"/>
    <w:rsid w:val="005252BB"/>
    <w:rsid w:val="005252BF"/>
    <w:rsid w:val="0052598D"/>
    <w:rsid w:val="005276FB"/>
    <w:rsid w:val="005279B1"/>
    <w:rsid w:val="00527C17"/>
    <w:rsid w:val="005301DB"/>
    <w:rsid w:val="00531F9B"/>
    <w:rsid w:val="00532ADB"/>
    <w:rsid w:val="0053405D"/>
    <w:rsid w:val="0053437C"/>
    <w:rsid w:val="005351F5"/>
    <w:rsid w:val="00535747"/>
    <w:rsid w:val="00535C40"/>
    <w:rsid w:val="00535CDD"/>
    <w:rsid w:val="00535F73"/>
    <w:rsid w:val="00537CEA"/>
    <w:rsid w:val="00537D93"/>
    <w:rsid w:val="00537FC1"/>
    <w:rsid w:val="00540B48"/>
    <w:rsid w:val="00540E74"/>
    <w:rsid w:val="005421E1"/>
    <w:rsid w:val="00542660"/>
    <w:rsid w:val="00542AA7"/>
    <w:rsid w:val="00543F23"/>
    <w:rsid w:val="005452FF"/>
    <w:rsid w:val="00545A7C"/>
    <w:rsid w:val="00545EC4"/>
    <w:rsid w:val="00545F53"/>
    <w:rsid w:val="00546198"/>
    <w:rsid w:val="00546679"/>
    <w:rsid w:val="00547409"/>
    <w:rsid w:val="005508BA"/>
    <w:rsid w:val="00550C56"/>
    <w:rsid w:val="00550FB4"/>
    <w:rsid w:val="005510A1"/>
    <w:rsid w:val="0055140E"/>
    <w:rsid w:val="005514D0"/>
    <w:rsid w:val="00551C40"/>
    <w:rsid w:val="00551DC8"/>
    <w:rsid w:val="00552EF5"/>
    <w:rsid w:val="00553103"/>
    <w:rsid w:val="00554E5E"/>
    <w:rsid w:val="00555199"/>
    <w:rsid w:val="00555830"/>
    <w:rsid w:val="0055627F"/>
    <w:rsid w:val="0055666C"/>
    <w:rsid w:val="0055728A"/>
    <w:rsid w:val="00557DAB"/>
    <w:rsid w:val="00560356"/>
    <w:rsid w:val="0056036A"/>
    <w:rsid w:val="005621D6"/>
    <w:rsid w:val="00564601"/>
    <w:rsid w:val="00564AD2"/>
    <w:rsid w:val="00567B1B"/>
    <w:rsid w:val="00571761"/>
    <w:rsid w:val="0057179A"/>
    <w:rsid w:val="0057245F"/>
    <w:rsid w:val="00572805"/>
    <w:rsid w:val="00572861"/>
    <w:rsid w:val="0057303B"/>
    <w:rsid w:val="00573BDF"/>
    <w:rsid w:val="00574C18"/>
    <w:rsid w:val="00575675"/>
    <w:rsid w:val="00575A6D"/>
    <w:rsid w:val="00576A6A"/>
    <w:rsid w:val="00580FEB"/>
    <w:rsid w:val="00581DE5"/>
    <w:rsid w:val="005825BE"/>
    <w:rsid w:val="005834B1"/>
    <w:rsid w:val="005844CC"/>
    <w:rsid w:val="00584F2A"/>
    <w:rsid w:val="00585362"/>
    <w:rsid w:val="00586587"/>
    <w:rsid w:val="00586870"/>
    <w:rsid w:val="005869CB"/>
    <w:rsid w:val="00586A40"/>
    <w:rsid w:val="005871E8"/>
    <w:rsid w:val="00587594"/>
    <w:rsid w:val="0058772D"/>
    <w:rsid w:val="00587899"/>
    <w:rsid w:val="005879AA"/>
    <w:rsid w:val="00590019"/>
    <w:rsid w:val="005906DF"/>
    <w:rsid w:val="00590C37"/>
    <w:rsid w:val="0059143C"/>
    <w:rsid w:val="005927AC"/>
    <w:rsid w:val="00592EDC"/>
    <w:rsid w:val="00593E01"/>
    <w:rsid w:val="00594325"/>
    <w:rsid w:val="005944BB"/>
    <w:rsid w:val="005949E4"/>
    <w:rsid w:val="00594BAD"/>
    <w:rsid w:val="00594C6B"/>
    <w:rsid w:val="0059663E"/>
    <w:rsid w:val="0059692B"/>
    <w:rsid w:val="00597213"/>
    <w:rsid w:val="00597AF9"/>
    <w:rsid w:val="005A00E2"/>
    <w:rsid w:val="005A0156"/>
    <w:rsid w:val="005A079D"/>
    <w:rsid w:val="005A0D86"/>
    <w:rsid w:val="005A0FE2"/>
    <w:rsid w:val="005A157B"/>
    <w:rsid w:val="005A25D6"/>
    <w:rsid w:val="005A2C1E"/>
    <w:rsid w:val="005A3DDE"/>
    <w:rsid w:val="005A408F"/>
    <w:rsid w:val="005A4202"/>
    <w:rsid w:val="005A4217"/>
    <w:rsid w:val="005A4684"/>
    <w:rsid w:val="005A46AB"/>
    <w:rsid w:val="005A6214"/>
    <w:rsid w:val="005A6477"/>
    <w:rsid w:val="005A6CA4"/>
    <w:rsid w:val="005A6CF3"/>
    <w:rsid w:val="005A6EEF"/>
    <w:rsid w:val="005A7261"/>
    <w:rsid w:val="005B2916"/>
    <w:rsid w:val="005B347D"/>
    <w:rsid w:val="005B3740"/>
    <w:rsid w:val="005B5665"/>
    <w:rsid w:val="005B60BA"/>
    <w:rsid w:val="005B6719"/>
    <w:rsid w:val="005C0119"/>
    <w:rsid w:val="005C0DAF"/>
    <w:rsid w:val="005C1895"/>
    <w:rsid w:val="005C2E22"/>
    <w:rsid w:val="005C3B11"/>
    <w:rsid w:val="005C3CE9"/>
    <w:rsid w:val="005C4557"/>
    <w:rsid w:val="005C4B4B"/>
    <w:rsid w:val="005C4B7F"/>
    <w:rsid w:val="005C4B9B"/>
    <w:rsid w:val="005C6CCC"/>
    <w:rsid w:val="005C70EB"/>
    <w:rsid w:val="005D054D"/>
    <w:rsid w:val="005D0DF0"/>
    <w:rsid w:val="005D152D"/>
    <w:rsid w:val="005D1CA1"/>
    <w:rsid w:val="005D2A64"/>
    <w:rsid w:val="005D2E66"/>
    <w:rsid w:val="005D308E"/>
    <w:rsid w:val="005D31CE"/>
    <w:rsid w:val="005D32CA"/>
    <w:rsid w:val="005D5108"/>
    <w:rsid w:val="005D5C0D"/>
    <w:rsid w:val="005D63E6"/>
    <w:rsid w:val="005D648A"/>
    <w:rsid w:val="005D6E9D"/>
    <w:rsid w:val="005D750B"/>
    <w:rsid w:val="005E071E"/>
    <w:rsid w:val="005E102A"/>
    <w:rsid w:val="005E133D"/>
    <w:rsid w:val="005E2ABF"/>
    <w:rsid w:val="005E2E46"/>
    <w:rsid w:val="005E43A7"/>
    <w:rsid w:val="005E44EE"/>
    <w:rsid w:val="005E4B3C"/>
    <w:rsid w:val="005E55A5"/>
    <w:rsid w:val="005E55EA"/>
    <w:rsid w:val="005E703D"/>
    <w:rsid w:val="005E72BB"/>
    <w:rsid w:val="005F0C23"/>
    <w:rsid w:val="005F1007"/>
    <w:rsid w:val="005F12A0"/>
    <w:rsid w:val="005F15DE"/>
    <w:rsid w:val="005F2291"/>
    <w:rsid w:val="005F2311"/>
    <w:rsid w:val="005F23B6"/>
    <w:rsid w:val="005F32E9"/>
    <w:rsid w:val="005F3A2A"/>
    <w:rsid w:val="005F7125"/>
    <w:rsid w:val="005F7D63"/>
    <w:rsid w:val="006001B0"/>
    <w:rsid w:val="00600873"/>
    <w:rsid w:val="0060120D"/>
    <w:rsid w:val="0060166C"/>
    <w:rsid w:val="00601B2E"/>
    <w:rsid w:val="0060226F"/>
    <w:rsid w:val="00602465"/>
    <w:rsid w:val="00602497"/>
    <w:rsid w:val="006035E5"/>
    <w:rsid w:val="00603C8C"/>
    <w:rsid w:val="006053FF"/>
    <w:rsid w:val="0060542F"/>
    <w:rsid w:val="00605BA7"/>
    <w:rsid w:val="00606C7B"/>
    <w:rsid w:val="00607F41"/>
    <w:rsid w:val="006101EE"/>
    <w:rsid w:val="00610A6E"/>
    <w:rsid w:val="006112B8"/>
    <w:rsid w:val="006116C2"/>
    <w:rsid w:val="00611770"/>
    <w:rsid w:val="00611E3B"/>
    <w:rsid w:val="00612E0D"/>
    <w:rsid w:val="00614398"/>
    <w:rsid w:val="0061493F"/>
    <w:rsid w:val="00615B52"/>
    <w:rsid w:val="00615D88"/>
    <w:rsid w:val="006162E4"/>
    <w:rsid w:val="006167D1"/>
    <w:rsid w:val="00616A2D"/>
    <w:rsid w:val="00617700"/>
    <w:rsid w:val="0062054F"/>
    <w:rsid w:val="00620768"/>
    <w:rsid w:val="006209E1"/>
    <w:rsid w:val="00621179"/>
    <w:rsid w:val="0062118C"/>
    <w:rsid w:val="006218E4"/>
    <w:rsid w:val="00622032"/>
    <w:rsid w:val="006242C0"/>
    <w:rsid w:val="00625186"/>
    <w:rsid w:val="006261A2"/>
    <w:rsid w:val="00626A36"/>
    <w:rsid w:val="00626FA1"/>
    <w:rsid w:val="00626FBF"/>
    <w:rsid w:val="0062731A"/>
    <w:rsid w:val="00627949"/>
    <w:rsid w:val="00630175"/>
    <w:rsid w:val="006315D9"/>
    <w:rsid w:val="006319F3"/>
    <w:rsid w:val="00631AD4"/>
    <w:rsid w:val="0063231E"/>
    <w:rsid w:val="0063263B"/>
    <w:rsid w:val="00632828"/>
    <w:rsid w:val="00634E59"/>
    <w:rsid w:val="00634E94"/>
    <w:rsid w:val="00635A8D"/>
    <w:rsid w:val="006368B3"/>
    <w:rsid w:val="00636D3F"/>
    <w:rsid w:val="00636EA2"/>
    <w:rsid w:val="00637834"/>
    <w:rsid w:val="00637904"/>
    <w:rsid w:val="0064159D"/>
    <w:rsid w:val="00641962"/>
    <w:rsid w:val="00641C69"/>
    <w:rsid w:val="00642B98"/>
    <w:rsid w:val="00642E07"/>
    <w:rsid w:val="00643BF4"/>
    <w:rsid w:val="00643CE4"/>
    <w:rsid w:val="00644587"/>
    <w:rsid w:val="006445C0"/>
    <w:rsid w:val="00645FCC"/>
    <w:rsid w:val="00646CE4"/>
    <w:rsid w:val="006470CC"/>
    <w:rsid w:val="00647654"/>
    <w:rsid w:val="00650075"/>
    <w:rsid w:val="00651007"/>
    <w:rsid w:val="00651608"/>
    <w:rsid w:val="00652F54"/>
    <w:rsid w:val="006542BA"/>
    <w:rsid w:val="0065468B"/>
    <w:rsid w:val="00654F8F"/>
    <w:rsid w:val="00655224"/>
    <w:rsid w:val="00655424"/>
    <w:rsid w:val="00655926"/>
    <w:rsid w:val="00655E71"/>
    <w:rsid w:val="00655F95"/>
    <w:rsid w:val="006564BB"/>
    <w:rsid w:val="00656714"/>
    <w:rsid w:val="00656901"/>
    <w:rsid w:val="00657C92"/>
    <w:rsid w:val="0066032F"/>
    <w:rsid w:val="006603DE"/>
    <w:rsid w:val="00661E08"/>
    <w:rsid w:val="00662CE3"/>
    <w:rsid w:val="00663019"/>
    <w:rsid w:val="00663243"/>
    <w:rsid w:val="0066380C"/>
    <w:rsid w:val="006643CD"/>
    <w:rsid w:val="0066556E"/>
    <w:rsid w:val="00665721"/>
    <w:rsid w:val="00665D5A"/>
    <w:rsid w:val="00666A59"/>
    <w:rsid w:val="00667948"/>
    <w:rsid w:val="00670F49"/>
    <w:rsid w:val="00671CAE"/>
    <w:rsid w:val="006732E9"/>
    <w:rsid w:val="00673FE3"/>
    <w:rsid w:val="00674D27"/>
    <w:rsid w:val="0067567C"/>
    <w:rsid w:val="00675B81"/>
    <w:rsid w:val="00675C21"/>
    <w:rsid w:val="006765C5"/>
    <w:rsid w:val="00676F5C"/>
    <w:rsid w:val="006776FC"/>
    <w:rsid w:val="0068004B"/>
    <w:rsid w:val="00680137"/>
    <w:rsid w:val="00681F99"/>
    <w:rsid w:val="00682433"/>
    <w:rsid w:val="0068284C"/>
    <w:rsid w:val="0068289B"/>
    <w:rsid w:val="006828DA"/>
    <w:rsid w:val="0068365E"/>
    <w:rsid w:val="00685ACF"/>
    <w:rsid w:val="00686E33"/>
    <w:rsid w:val="00686E8F"/>
    <w:rsid w:val="00687131"/>
    <w:rsid w:val="006871F2"/>
    <w:rsid w:val="006877B4"/>
    <w:rsid w:val="00687B32"/>
    <w:rsid w:val="00687F13"/>
    <w:rsid w:val="00690524"/>
    <w:rsid w:val="00690A2B"/>
    <w:rsid w:val="00690BB2"/>
    <w:rsid w:val="00690E88"/>
    <w:rsid w:val="006915F8"/>
    <w:rsid w:val="006916EB"/>
    <w:rsid w:val="00691E04"/>
    <w:rsid w:val="00691EE6"/>
    <w:rsid w:val="00692C58"/>
    <w:rsid w:val="00692D4D"/>
    <w:rsid w:val="00695C73"/>
    <w:rsid w:val="006966C8"/>
    <w:rsid w:val="00696A0B"/>
    <w:rsid w:val="0069701F"/>
    <w:rsid w:val="006973B9"/>
    <w:rsid w:val="006A01C1"/>
    <w:rsid w:val="006A13BC"/>
    <w:rsid w:val="006A1459"/>
    <w:rsid w:val="006A14C9"/>
    <w:rsid w:val="006A1639"/>
    <w:rsid w:val="006A213D"/>
    <w:rsid w:val="006A3DAA"/>
    <w:rsid w:val="006A3F2E"/>
    <w:rsid w:val="006A4065"/>
    <w:rsid w:val="006A613B"/>
    <w:rsid w:val="006A6AF1"/>
    <w:rsid w:val="006A777E"/>
    <w:rsid w:val="006A7E06"/>
    <w:rsid w:val="006B04EF"/>
    <w:rsid w:val="006B07C7"/>
    <w:rsid w:val="006B0AB0"/>
    <w:rsid w:val="006B0B62"/>
    <w:rsid w:val="006B104F"/>
    <w:rsid w:val="006B18F4"/>
    <w:rsid w:val="006B3702"/>
    <w:rsid w:val="006B3BDE"/>
    <w:rsid w:val="006B3DDF"/>
    <w:rsid w:val="006B44BB"/>
    <w:rsid w:val="006B59BF"/>
    <w:rsid w:val="006B67A1"/>
    <w:rsid w:val="006B681D"/>
    <w:rsid w:val="006B6E06"/>
    <w:rsid w:val="006B6F3B"/>
    <w:rsid w:val="006B6F68"/>
    <w:rsid w:val="006B78D1"/>
    <w:rsid w:val="006C0ACB"/>
    <w:rsid w:val="006C0D03"/>
    <w:rsid w:val="006C1285"/>
    <w:rsid w:val="006C24C0"/>
    <w:rsid w:val="006C27FF"/>
    <w:rsid w:val="006C337A"/>
    <w:rsid w:val="006C394B"/>
    <w:rsid w:val="006C5ED7"/>
    <w:rsid w:val="006C6E83"/>
    <w:rsid w:val="006C6F5B"/>
    <w:rsid w:val="006C6FFC"/>
    <w:rsid w:val="006C731D"/>
    <w:rsid w:val="006C743B"/>
    <w:rsid w:val="006C79EC"/>
    <w:rsid w:val="006D0C22"/>
    <w:rsid w:val="006D0E7B"/>
    <w:rsid w:val="006D10A0"/>
    <w:rsid w:val="006D2971"/>
    <w:rsid w:val="006D3265"/>
    <w:rsid w:val="006D37A5"/>
    <w:rsid w:val="006D3A84"/>
    <w:rsid w:val="006D48AD"/>
    <w:rsid w:val="006D4DE3"/>
    <w:rsid w:val="006D50D4"/>
    <w:rsid w:val="006D56EC"/>
    <w:rsid w:val="006D64E2"/>
    <w:rsid w:val="006D773C"/>
    <w:rsid w:val="006D7F0B"/>
    <w:rsid w:val="006E05E9"/>
    <w:rsid w:val="006E116D"/>
    <w:rsid w:val="006E19B8"/>
    <w:rsid w:val="006E1E67"/>
    <w:rsid w:val="006E2259"/>
    <w:rsid w:val="006E2E4F"/>
    <w:rsid w:val="006E33AE"/>
    <w:rsid w:val="006E3BE1"/>
    <w:rsid w:val="006E559D"/>
    <w:rsid w:val="006E5857"/>
    <w:rsid w:val="006E5B64"/>
    <w:rsid w:val="006E6E29"/>
    <w:rsid w:val="006E748D"/>
    <w:rsid w:val="006E7F29"/>
    <w:rsid w:val="006F0C29"/>
    <w:rsid w:val="006F0C91"/>
    <w:rsid w:val="006F12CB"/>
    <w:rsid w:val="006F215F"/>
    <w:rsid w:val="006F2541"/>
    <w:rsid w:val="006F28AB"/>
    <w:rsid w:val="006F28BA"/>
    <w:rsid w:val="006F2B58"/>
    <w:rsid w:val="006F3E34"/>
    <w:rsid w:val="006F5AE2"/>
    <w:rsid w:val="006F77D6"/>
    <w:rsid w:val="006F7BAE"/>
    <w:rsid w:val="00700560"/>
    <w:rsid w:val="00700BBC"/>
    <w:rsid w:val="00700DBD"/>
    <w:rsid w:val="007019A1"/>
    <w:rsid w:val="00702306"/>
    <w:rsid w:val="0070280B"/>
    <w:rsid w:val="0070344A"/>
    <w:rsid w:val="00703DD0"/>
    <w:rsid w:val="00704D7A"/>
    <w:rsid w:val="00705317"/>
    <w:rsid w:val="0070640A"/>
    <w:rsid w:val="00707DC0"/>
    <w:rsid w:val="00707E76"/>
    <w:rsid w:val="00711965"/>
    <w:rsid w:val="00711976"/>
    <w:rsid w:val="00712077"/>
    <w:rsid w:val="00713933"/>
    <w:rsid w:val="00713B1E"/>
    <w:rsid w:val="0071454A"/>
    <w:rsid w:val="00714890"/>
    <w:rsid w:val="00715433"/>
    <w:rsid w:val="00716FE2"/>
    <w:rsid w:val="00717B31"/>
    <w:rsid w:val="007203F9"/>
    <w:rsid w:val="0072067B"/>
    <w:rsid w:val="00720855"/>
    <w:rsid w:val="00720F99"/>
    <w:rsid w:val="0072117E"/>
    <w:rsid w:val="007215EC"/>
    <w:rsid w:val="00721D04"/>
    <w:rsid w:val="00722BBE"/>
    <w:rsid w:val="0072337B"/>
    <w:rsid w:val="00723599"/>
    <w:rsid w:val="00723AB1"/>
    <w:rsid w:val="00723C09"/>
    <w:rsid w:val="00723D3D"/>
    <w:rsid w:val="00724720"/>
    <w:rsid w:val="00724CF4"/>
    <w:rsid w:val="00725117"/>
    <w:rsid w:val="0072659B"/>
    <w:rsid w:val="00726997"/>
    <w:rsid w:val="007269AF"/>
    <w:rsid w:val="00727310"/>
    <w:rsid w:val="007305C4"/>
    <w:rsid w:val="007306B8"/>
    <w:rsid w:val="00730744"/>
    <w:rsid w:val="00730909"/>
    <w:rsid w:val="0073278A"/>
    <w:rsid w:val="00734108"/>
    <w:rsid w:val="00736F9A"/>
    <w:rsid w:val="007372A9"/>
    <w:rsid w:val="00737637"/>
    <w:rsid w:val="0074081C"/>
    <w:rsid w:val="00740F45"/>
    <w:rsid w:val="00742668"/>
    <w:rsid w:val="00742C4F"/>
    <w:rsid w:val="00743F36"/>
    <w:rsid w:val="00745471"/>
    <w:rsid w:val="0074603A"/>
    <w:rsid w:val="00746F2B"/>
    <w:rsid w:val="00750BCB"/>
    <w:rsid w:val="0075120F"/>
    <w:rsid w:val="0075241F"/>
    <w:rsid w:val="0075253B"/>
    <w:rsid w:val="007530A4"/>
    <w:rsid w:val="00753821"/>
    <w:rsid w:val="0075417C"/>
    <w:rsid w:val="00754C90"/>
    <w:rsid w:val="00756066"/>
    <w:rsid w:val="00756B99"/>
    <w:rsid w:val="007574E4"/>
    <w:rsid w:val="00757D10"/>
    <w:rsid w:val="007610A7"/>
    <w:rsid w:val="00761AC5"/>
    <w:rsid w:val="00763598"/>
    <w:rsid w:val="00763900"/>
    <w:rsid w:val="007639AF"/>
    <w:rsid w:val="00763AF9"/>
    <w:rsid w:val="00763E31"/>
    <w:rsid w:val="007657AE"/>
    <w:rsid w:val="007659FE"/>
    <w:rsid w:val="00765A6C"/>
    <w:rsid w:val="007662D8"/>
    <w:rsid w:val="00766691"/>
    <w:rsid w:val="00767D05"/>
    <w:rsid w:val="0077027D"/>
    <w:rsid w:val="00770594"/>
    <w:rsid w:val="0077069B"/>
    <w:rsid w:val="00771E4C"/>
    <w:rsid w:val="00772260"/>
    <w:rsid w:val="007736B3"/>
    <w:rsid w:val="007745AC"/>
    <w:rsid w:val="007753E9"/>
    <w:rsid w:val="00775C28"/>
    <w:rsid w:val="007766A0"/>
    <w:rsid w:val="00776EB4"/>
    <w:rsid w:val="0077797A"/>
    <w:rsid w:val="00780F88"/>
    <w:rsid w:val="00781183"/>
    <w:rsid w:val="00781CFB"/>
    <w:rsid w:val="0078275E"/>
    <w:rsid w:val="00785A0C"/>
    <w:rsid w:val="0078704B"/>
    <w:rsid w:val="00787241"/>
    <w:rsid w:val="0079033E"/>
    <w:rsid w:val="00790445"/>
    <w:rsid w:val="00790916"/>
    <w:rsid w:val="00791731"/>
    <w:rsid w:val="0079199D"/>
    <w:rsid w:val="007923F7"/>
    <w:rsid w:val="00792C72"/>
    <w:rsid w:val="00793179"/>
    <w:rsid w:val="00793B04"/>
    <w:rsid w:val="00794CBA"/>
    <w:rsid w:val="00795834"/>
    <w:rsid w:val="00796239"/>
    <w:rsid w:val="00796562"/>
    <w:rsid w:val="00796901"/>
    <w:rsid w:val="007970E4"/>
    <w:rsid w:val="00797248"/>
    <w:rsid w:val="00797AB4"/>
    <w:rsid w:val="007A17DE"/>
    <w:rsid w:val="007A1BF4"/>
    <w:rsid w:val="007A3412"/>
    <w:rsid w:val="007A385D"/>
    <w:rsid w:val="007A3A3A"/>
    <w:rsid w:val="007A5279"/>
    <w:rsid w:val="007A59DC"/>
    <w:rsid w:val="007A7939"/>
    <w:rsid w:val="007A7F59"/>
    <w:rsid w:val="007B25C0"/>
    <w:rsid w:val="007B2D30"/>
    <w:rsid w:val="007B36DA"/>
    <w:rsid w:val="007B38AC"/>
    <w:rsid w:val="007B3A2C"/>
    <w:rsid w:val="007B4CBF"/>
    <w:rsid w:val="007C002F"/>
    <w:rsid w:val="007C0C1C"/>
    <w:rsid w:val="007C1EAB"/>
    <w:rsid w:val="007C5659"/>
    <w:rsid w:val="007C5F94"/>
    <w:rsid w:val="007C6B72"/>
    <w:rsid w:val="007C708F"/>
    <w:rsid w:val="007C77BF"/>
    <w:rsid w:val="007C7D62"/>
    <w:rsid w:val="007D0458"/>
    <w:rsid w:val="007D058A"/>
    <w:rsid w:val="007D0FF4"/>
    <w:rsid w:val="007D13D4"/>
    <w:rsid w:val="007D1497"/>
    <w:rsid w:val="007D1E7E"/>
    <w:rsid w:val="007D2106"/>
    <w:rsid w:val="007D2260"/>
    <w:rsid w:val="007D2333"/>
    <w:rsid w:val="007D2416"/>
    <w:rsid w:val="007D2448"/>
    <w:rsid w:val="007D274B"/>
    <w:rsid w:val="007D2B0C"/>
    <w:rsid w:val="007D2C55"/>
    <w:rsid w:val="007D3191"/>
    <w:rsid w:val="007D3455"/>
    <w:rsid w:val="007D35D0"/>
    <w:rsid w:val="007D3E45"/>
    <w:rsid w:val="007D477D"/>
    <w:rsid w:val="007D5382"/>
    <w:rsid w:val="007D5704"/>
    <w:rsid w:val="007D5ABA"/>
    <w:rsid w:val="007D7308"/>
    <w:rsid w:val="007E05D2"/>
    <w:rsid w:val="007E0A78"/>
    <w:rsid w:val="007E1DF4"/>
    <w:rsid w:val="007E2842"/>
    <w:rsid w:val="007E2B19"/>
    <w:rsid w:val="007E2F6E"/>
    <w:rsid w:val="007E47FD"/>
    <w:rsid w:val="007E4801"/>
    <w:rsid w:val="007E5470"/>
    <w:rsid w:val="007E584C"/>
    <w:rsid w:val="007E66DD"/>
    <w:rsid w:val="007E6C64"/>
    <w:rsid w:val="007E7989"/>
    <w:rsid w:val="007E7B09"/>
    <w:rsid w:val="007F0340"/>
    <w:rsid w:val="007F0430"/>
    <w:rsid w:val="007F07A0"/>
    <w:rsid w:val="007F0FE5"/>
    <w:rsid w:val="007F110F"/>
    <w:rsid w:val="007F1495"/>
    <w:rsid w:val="007F1D3D"/>
    <w:rsid w:val="007F1F3E"/>
    <w:rsid w:val="007F26E7"/>
    <w:rsid w:val="007F3227"/>
    <w:rsid w:val="007F3741"/>
    <w:rsid w:val="007F3FA9"/>
    <w:rsid w:val="007F4955"/>
    <w:rsid w:val="007F4C1E"/>
    <w:rsid w:val="007F50D2"/>
    <w:rsid w:val="007F6511"/>
    <w:rsid w:val="007F69AB"/>
    <w:rsid w:val="007F69BB"/>
    <w:rsid w:val="007F6D56"/>
    <w:rsid w:val="007F7639"/>
    <w:rsid w:val="00800CA4"/>
    <w:rsid w:val="0080176B"/>
    <w:rsid w:val="0080224D"/>
    <w:rsid w:val="008024E1"/>
    <w:rsid w:val="008030FE"/>
    <w:rsid w:val="008031B8"/>
    <w:rsid w:val="0080433A"/>
    <w:rsid w:val="008043B7"/>
    <w:rsid w:val="00804409"/>
    <w:rsid w:val="008055AB"/>
    <w:rsid w:val="00805E56"/>
    <w:rsid w:val="008067E8"/>
    <w:rsid w:val="00806F72"/>
    <w:rsid w:val="00807AA2"/>
    <w:rsid w:val="008107F3"/>
    <w:rsid w:val="00810A30"/>
    <w:rsid w:val="00811142"/>
    <w:rsid w:val="0081114F"/>
    <w:rsid w:val="00811A24"/>
    <w:rsid w:val="00811EE1"/>
    <w:rsid w:val="008120CE"/>
    <w:rsid w:val="00812282"/>
    <w:rsid w:val="008143BC"/>
    <w:rsid w:val="00814C60"/>
    <w:rsid w:val="00814DC8"/>
    <w:rsid w:val="00814F9E"/>
    <w:rsid w:val="00815029"/>
    <w:rsid w:val="00815DC6"/>
    <w:rsid w:val="008169FB"/>
    <w:rsid w:val="00816E02"/>
    <w:rsid w:val="0082240E"/>
    <w:rsid w:val="0082243D"/>
    <w:rsid w:val="00822582"/>
    <w:rsid w:val="00822FC0"/>
    <w:rsid w:val="0082309A"/>
    <w:rsid w:val="00823781"/>
    <w:rsid w:val="00824684"/>
    <w:rsid w:val="0082478E"/>
    <w:rsid w:val="0082491C"/>
    <w:rsid w:val="00824BAE"/>
    <w:rsid w:val="008256E8"/>
    <w:rsid w:val="0082635C"/>
    <w:rsid w:val="008307FD"/>
    <w:rsid w:val="00830A67"/>
    <w:rsid w:val="00831E49"/>
    <w:rsid w:val="008320CA"/>
    <w:rsid w:val="00832B44"/>
    <w:rsid w:val="00833756"/>
    <w:rsid w:val="00833D03"/>
    <w:rsid w:val="008342E2"/>
    <w:rsid w:val="0083552B"/>
    <w:rsid w:val="00835B63"/>
    <w:rsid w:val="008363FD"/>
    <w:rsid w:val="0083642D"/>
    <w:rsid w:val="00836C86"/>
    <w:rsid w:val="0084002E"/>
    <w:rsid w:val="00843629"/>
    <w:rsid w:val="00843DBD"/>
    <w:rsid w:val="008440B4"/>
    <w:rsid w:val="00844164"/>
    <w:rsid w:val="00844C90"/>
    <w:rsid w:val="008452DB"/>
    <w:rsid w:val="00845756"/>
    <w:rsid w:val="00846F64"/>
    <w:rsid w:val="00847A62"/>
    <w:rsid w:val="00847A68"/>
    <w:rsid w:val="00847D01"/>
    <w:rsid w:val="00847D8D"/>
    <w:rsid w:val="008513DF"/>
    <w:rsid w:val="00851F7F"/>
    <w:rsid w:val="008523DC"/>
    <w:rsid w:val="00852406"/>
    <w:rsid w:val="00852577"/>
    <w:rsid w:val="0085283A"/>
    <w:rsid w:val="00853FEA"/>
    <w:rsid w:val="00856698"/>
    <w:rsid w:val="00856BF3"/>
    <w:rsid w:val="008574D6"/>
    <w:rsid w:val="008579AB"/>
    <w:rsid w:val="00857E0A"/>
    <w:rsid w:val="0086042E"/>
    <w:rsid w:val="008604D2"/>
    <w:rsid w:val="008605E9"/>
    <w:rsid w:val="00861417"/>
    <w:rsid w:val="008617B3"/>
    <w:rsid w:val="00862157"/>
    <w:rsid w:val="0086401C"/>
    <w:rsid w:val="008643F8"/>
    <w:rsid w:val="008669DB"/>
    <w:rsid w:val="00867BD6"/>
    <w:rsid w:val="00870122"/>
    <w:rsid w:val="00870A14"/>
    <w:rsid w:val="00870FFD"/>
    <w:rsid w:val="00871383"/>
    <w:rsid w:val="00871B52"/>
    <w:rsid w:val="00871EF0"/>
    <w:rsid w:val="008737F4"/>
    <w:rsid w:val="008738FC"/>
    <w:rsid w:val="00873937"/>
    <w:rsid w:val="00873C00"/>
    <w:rsid w:val="0087552B"/>
    <w:rsid w:val="008762AA"/>
    <w:rsid w:val="008765AB"/>
    <w:rsid w:val="0087683C"/>
    <w:rsid w:val="00877BF3"/>
    <w:rsid w:val="00881D13"/>
    <w:rsid w:val="00883380"/>
    <w:rsid w:val="0088393B"/>
    <w:rsid w:val="00884B65"/>
    <w:rsid w:val="008851AD"/>
    <w:rsid w:val="008853F8"/>
    <w:rsid w:val="008857B9"/>
    <w:rsid w:val="00885AE3"/>
    <w:rsid w:val="00886041"/>
    <w:rsid w:val="00886862"/>
    <w:rsid w:val="00890099"/>
    <w:rsid w:val="0089037B"/>
    <w:rsid w:val="008904F6"/>
    <w:rsid w:val="00890703"/>
    <w:rsid w:val="00891363"/>
    <w:rsid w:val="00891759"/>
    <w:rsid w:val="0089216B"/>
    <w:rsid w:val="00892341"/>
    <w:rsid w:val="008927A8"/>
    <w:rsid w:val="00892D57"/>
    <w:rsid w:val="0089306C"/>
    <w:rsid w:val="00894272"/>
    <w:rsid w:val="0089469D"/>
    <w:rsid w:val="00894BF8"/>
    <w:rsid w:val="00895C10"/>
    <w:rsid w:val="00896067"/>
    <w:rsid w:val="00896C89"/>
    <w:rsid w:val="0089701B"/>
    <w:rsid w:val="008979C6"/>
    <w:rsid w:val="00897BD2"/>
    <w:rsid w:val="00897D34"/>
    <w:rsid w:val="008A08C7"/>
    <w:rsid w:val="008A0B88"/>
    <w:rsid w:val="008A12E7"/>
    <w:rsid w:val="008A1977"/>
    <w:rsid w:val="008A20DA"/>
    <w:rsid w:val="008A3CA2"/>
    <w:rsid w:val="008A3EFE"/>
    <w:rsid w:val="008A468D"/>
    <w:rsid w:val="008A474F"/>
    <w:rsid w:val="008A4B95"/>
    <w:rsid w:val="008A529E"/>
    <w:rsid w:val="008A5995"/>
    <w:rsid w:val="008B0D3F"/>
    <w:rsid w:val="008B1FD3"/>
    <w:rsid w:val="008B28D3"/>
    <w:rsid w:val="008B295E"/>
    <w:rsid w:val="008B3A98"/>
    <w:rsid w:val="008B3EE9"/>
    <w:rsid w:val="008B4411"/>
    <w:rsid w:val="008B4494"/>
    <w:rsid w:val="008B4A46"/>
    <w:rsid w:val="008B534C"/>
    <w:rsid w:val="008B5BCC"/>
    <w:rsid w:val="008B5D47"/>
    <w:rsid w:val="008B693C"/>
    <w:rsid w:val="008B7F2E"/>
    <w:rsid w:val="008C090E"/>
    <w:rsid w:val="008C0E31"/>
    <w:rsid w:val="008C1252"/>
    <w:rsid w:val="008C234F"/>
    <w:rsid w:val="008C2386"/>
    <w:rsid w:val="008C3937"/>
    <w:rsid w:val="008C3A35"/>
    <w:rsid w:val="008C3B35"/>
    <w:rsid w:val="008C58F6"/>
    <w:rsid w:val="008C5EE7"/>
    <w:rsid w:val="008C6CB4"/>
    <w:rsid w:val="008C6D36"/>
    <w:rsid w:val="008C726C"/>
    <w:rsid w:val="008C7860"/>
    <w:rsid w:val="008C7FA5"/>
    <w:rsid w:val="008D01CE"/>
    <w:rsid w:val="008D19A3"/>
    <w:rsid w:val="008D1E0D"/>
    <w:rsid w:val="008D21F1"/>
    <w:rsid w:val="008D2340"/>
    <w:rsid w:val="008D335A"/>
    <w:rsid w:val="008D4581"/>
    <w:rsid w:val="008D5315"/>
    <w:rsid w:val="008D59F9"/>
    <w:rsid w:val="008D66E5"/>
    <w:rsid w:val="008D7ED7"/>
    <w:rsid w:val="008D7F35"/>
    <w:rsid w:val="008E0607"/>
    <w:rsid w:val="008E1DF4"/>
    <w:rsid w:val="008E28FC"/>
    <w:rsid w:val="008E290F"/>
    <w:rsid w:val="008E3337"/>
    <w:rsid w:val="008E4034"/>
    <w:rsid w:val="008E4091"/>
    <w:rsid w:val="008E431E"/>
    <w:rsid w:val="008E529F"/>
    <w:rsid w:val="008E596F"/>
    <w:rsid w:val="008E63B5"/>
    <w:rsid w:val="008E6B75"/>
    <w:rsid w:val="008E6C2B"/>
    <w:rsid w:val="008E6CD9"/>
    <w:rsid w:val="008E7C07"/>
    <w:rsid w:val="008F0BC6"/>
    <w:rsid w:val="008F1881"/>
    <w:rsid w:val="008F2246"/>
    <w:rsid w:val="008F2A98"/>
    <w:rsid w:val="008F2F8D"/>
    <w:rsid w:val="008F3511"/>
    <w:rsid w:val="008F4EE5"/>
    <w:rsid w:val="008F536E"/>
    <w:rsid w:val="008F5567"/>
    <w:rsid w:val="008F565C"/>
    <w:rsid w:val="008F5B4A"/>
    <w:rsid w:val="008F6435"/>
    <w:rsid w:val="008F6CF7"/>
    <w:rsid w:val="009004B7"/>
    <w:rsid w:val="009004CA"/>
    <w:rsid w:val="00901543"/>
    <w:rsid w:val="00902C97"/>
    <w:rsid w:val="00903017"/>
    <w:rsid w:val="00903168"/>
    <w:rsid w:val="00903567"/>
    <w:rsid w:val="00903729"/>
    <w:rsid w:val="00903788"/>
    <w:rsid w:val="00904B2F"/>
    <w:rsid w:val="0090517A"/>
    <w:rsid w:val="00905B9E"/>
    <w:rsid w:val="00905F28"/>
    <w:rsid w:val="009063FB"/>
    <w:rsid w:val="00906AFD"/>
    <w:rsid w:val="00907A46"/>
    <w:rsid w:val="009107DD"/>
    <w:rsid w:val="00911533"/>
    <w:rsid w:val="00911F3D"/>
    <w:rsid w:val="00912A80"/>
    <w:rsid w:val="00912E20"/>
    <w:rsid w:val="00912F10"/>
    <w:rsid w:val="0091336F"/>
    <w:rsid w:val="0091364A"/>
    <w:rsid w:val="00913E1C"/>
    <w:rsid w:val="009145E1"/>
    <w:rsid w:val="00914A4A"/>
    <w:rsid w:val="00915900"/>
    <w:rsid w:val="00915B41"/>
    <w:rsid w:val="00915D25"/>
    <w:rsid w:val="009161F4"/>
    <w:rsid w:val="009163D2"/>
    <w:rsid w:val="00916422"/>
    <w:rsid w:val="0091699C"/>
    <w:rsid w:val="009170B0"/>
    <w:rsid w:val="0092056C"/>
    <w:rsid w:val="00921605"/>
    <w:rsid w:val="00922140"/>
    <w:rsid w:val="00922948"/>
    <w:rsid w:val="00922A4D"/>
    <w:rsid w:val="00924C53"/>
    <w:rsid w:val="00925523"/>
    <w:rsid w:val="0092568F"/>
    <w:rsid w:val="00925B77"/>
    <w:rsid w:val="00925C17"/>
    <w:rsid w:val="009266A1"/>
    <w:rsid w:val="00926D85"/>
    <w:rsid w:val="00926E77"/>
    <w:rsid w:val="00927AB0"/>
    <w:rsid w:val="00930A5E"/>
    <w:rsid w:val="00930ED0"/>
    <w:rsid w:val="00931943"/>
    <w:rsid w:val="00931E8E"/>
    <w:rsid w:val="00931FE3"/>
    <w:rsid w:val="009327CC"/>
    <w:rsid w:val="00932D51"/>
    <w:rsid w:val="009336B3"/>
    <w:rsid w:val="009339BA"/>
    <w:rsid w:val="00934988"/>
    <w:rsid w:val="00935A53"/>
    <w:rsid w:val="00935C8E"/>
    <w:rsid w:val="00936066"/>
    <w:rsid w:val="00936411"/>
    <w:rsid w:val="009367AD"/>
    <w:rsid w:val="009368E9"/>
    <w:rsid w:val="00937F43"/>
    <w:rsid w:val="0094055C"/>
    <w:rsid w:val="00940A98"/>
    <w:rsid w:val="00940C5D"/>
    <w:rsid w:val="00940C66"/>
    <w:rsid w:val="00940E17"/>
    <w:rsid w:val="0094145C"/>
    <w:rsid w:val="00941669"/>
    <w:rsid w:val="009416E4"/>
    <w:rsid w:val="00941876"/>
    <w:rsid w:val="00943DB8"/>
    <w:rsid w:val="00944A69"/>
    <w:rsid w:val="00944B32"/>
    <w:rsid w:val="00947379"/>
    <w:rsid w:val="0095043C"/>
    <w:rsid w:val="009518BF"/>
    <w:rsid w:val="00952941"/>
    <w:rsid w:val="00953013"/>
    <w:rsid w:val="009534EA"/>
    <w:rsid w:val="00953918"/>
    <w:rsid w:val="009541EB"/>
    <w:rsid w:val="00954338"/>
    <w:rsid w:val="00955352"/>
    <w:rsid w:val="0095562D"/>
    <w:rsid w:val="009558DA"/>
    <w:rsid w:val="00955FF3"/>
    <w:rsid w:val="00956319"/>
    <w:rsid w:val="00956504"/>
    <w:rsid w:val="00957348"/>
    <w:rsid w:val="0095758F"/>
    <w:rsid w:val="00957CA9"/>
    <w:rsid w:val="00961017"/>
    <w:rsid w:val="009613CB"/>
    <w:rsid w:val="009626C6"/>
    <w:rsid w:val="00962CD8"/>
    <w:rsid w:val="00964263"/>
    <w:rsid w:val="009653CB"/>
    <w:rsid w:val="009656B1"/>
    <w:rsid w:val="0096628C"/>
    <w:rsid w:val="00966CC7"/>
    <w:rsid w:val="0096712E"/>
    <w:rsid w:val="00967947"/>
    <w:rsid w:val="00967C0D"/>
    <w:rsid w:val="00970E84"/>
    <w:rsid w:val="009716E2"/>
    <w:rsid w:val="00971AE0"/>
    <w:rsid w:val="00971F20"/>
    <w:rsid w:val="00972102"/>
    <w:rsid w:val="009730A4"/>
    <w:rsid w:val="009730EC"/>
    <w:rsid w:val="009732AC"/>
    <w:rsid w:val="00975399"/>
    <w:rsid w:val="0097543A"/>
    <w:rsid w:val="00977A3D"/>
    <w:rsid w:val="00980058"/>
    <w:rsid w:val="0098138A"/>
    <w:rsid w:val="0098228F"/>
    <w:rsid w:val="0098272D"/>
    <w:rsid w:val="009829F7"/>
    <w:rsid w:val="00982DC1"/>
    <w:rsid w:val="009846CD"/>
    <w:rsid w:val="00984C7F"/>
    <w:rsid w:val="009851D7"/>
    <w:rsid w:val="00990BB0"/>
    <w:rsid w:val="00990D5B"/>
    <w:rsid w:val="0099119C"/>
    <w:rsid w:val="00991203"/>
    <w:rsid w:val="0099259F"/>
    <w:rsid w:val="009943CF"/>
    <w:rsid w:val="009956D7"/>
    <w:rsid w:val="00995907"/>
    <w:rsid w:val="00995942"/>
    <w:rsid w:val="00996BE3"/>
    <w:rsid w:val="009972CE"/>
    <w:rsid w:val="009A07A7"/>
    <w:rsid w:val="009A102F"/>
    <w:rsid w:val="009A16AA"/>
    <w:rsid w:val="009A1726"/>
    <w:rsid w:val="009A1865"/>
    <w:rsid w:val="009A1F84"/>
    <w:rsid w:val="009A2375"/>
    <w:rsid w:val="009A27AB"/>
    <w:rsid w:val="009A2BD1"/>
    <w:rsid w:val="009A5A2E"/>
    <w:rsid w:val="009A6430"/>
    <w:rsid w:val="009A6608"/>
    <w:rsid w:val="009A663A"/>
    <w:rsid w:val="009B00CE"/>
    <w:rsid w:val="009B01C3"/>
    <w:rsid w:val="009B02B0"/>
    <w:rsid w:val="009B055F"/>
    <w:rsid w:val="009B176A"/>
    <w:rsid w:val="009B1A9E"/>
    <w:rsid w:val="009B2E99"/>
    <w:rsid w:val="009B33CF"/>
    <w:rsid w:val="009B401F"/>
    <w:rsid w:val="009B4B06"/>
    <w:rsid w:val="009B51A0"/>
    <w:rsid w:val="009B594E"/>
    <w:rsid w:val="009B5B3B"/>
    <w:rsid w:val="009B634F"/>
    <w:rsid w:val="009B748A"/>
    <w:rsid w:val="009B773D"/>
    <w:rsid w:val="009C01EC"/>
    <w:rsid w:val="009C04FE"/>
    <w:rsid w:val="009C0DB7"/>
    <w:rsid w:val="009C10ED"/>
    <w:rsid w:val="009C1C37"/>
    <w:rsid w:val="009C1D92"/>
    <w:rsid w:val="009C21E6"/>
    <w:rsid w:val="009C24C0"/>
    <w:rsid w:val="009C2D62"/>
    <w:rsid w:val="009C2F4D"/>
    <w:rsid w:val="009C3909"/>
    <w:rsid w:val="009C4023"/>
    <w:rsid w:val="009C50EB"/>
    <w:rsid w:val="009C6977"/>
    <w:rsid w:val="009C7518"/>
    <w:rsid w:val="009C7A5A"/>
    <w:rsid w:val="009D091D"/>
    <w:rsid w:val="009D09D9"/>
    <w:rsid w:val="009D0FDF"/>
    <w:rsid w:val="009D18E6"/>
    <w:rsid w:val="009D3244"/>
    <w:rsid w:val="009D4068"/>
    <w:rsid w:val="009D41FE"/>
    <w:rsid w:val="009D44F4"/>
    <w:rsid w:val="009D48EE"/>
    <w:rsid w:val="009D49D5"/>
    <w:rsid w:val="009D58EA"/>
    <w:rsid w:val="009D5A10"/>
    <w:rsid w:val="009D62A1"/>
    <w:rsid w:val="009D6330"/>
    <w:rsid w:val="009D6B7D"/>
    <w:rsid w:val="009E01EB"/>
    <w:rsid w:val="009E04CE"/>
    <w:rsid w:val="009E0E8B"/>
    <w:rsid w:val="009E14E4"/>
    <w:rsid w:val="009E16A2"/>
    <w:rsid w:val="009E16BF"/>
    <w:rsid w:val="009E1795"/>
    <w:rsid w:val="009E1A7B"/>
    <w:rsid w:val="009E1F34"/>
    <w:rsid w:val="009E27FB"/>
    <w:rsid w:val="009E28D3"/>
    <w:rsid w:val="009E4255"/>
    <w:rsid w:val="009E4B39"/>
    <w:rsid w:val="009E5509"/>
    <w:rsid w:val="009E55A0"/>
    <w:rsid w:val="009E61F5"/>
    <w:rsid w:val="009E647D"/>
    <w:rsid w:val="009E6B5F"/>
    <w:rsid w:val="009F07C2"/>
    <w:rsid w:val="009F0F62"/>
    <w:rsid w:val="009F3772"/>
    <w:rsid w:val="009F46D1"/>
    <w:rsid w:val="009F4D3C"/>
    <w:rsid w:val="009F5F16"/>
    <w:rsid w:val="009F71F1"/>
    <w:rsid w:val="009F7A4B"/>
    <w:rsid w:val="009F7D0D"/>
    <w:rsid w:val="00A005FA"/>
    <w:rsid w:val="00A01052"/>
    <w:rsid w:val="00A01BBC"/>
    <w:rsid w:val="00A02970"/>
    <w:rsid w:val="00A03EA2"/>
    <w:rsid w:val="00A04307"/>
    <w:rsid w:val="00A0494F"/>
    <w:rsid w:val="00A05904"/>
    <w:rsid w:val="00A05EB8"/>
    <w:rsid w:val="00A0675A"/>
    <w:rsid w:val="00A06EB8"/>
    <w:rsid w:val="00A07296"/>
    <w:rsid w:val="00A07491"/>
    <w:rsid w:val="00A0772E"/>
    <w:rsid w:val="00A101F7"/>
    <w:rsid w:val="00A105B0"/>
    <w:rsid w:val="00A11042"/>
    <w:rsid w:val="00A11446"/>
    <w:rsid w:val="00A1164C"/>
    <w:rsid w:val="00A11FFD"/>
    <w:rsid w:val="00A12445"/>
    <w:rsid w:val="00A13064"/>
    <w:rsid w:val="00A13F10"/>
    <w:rsid w:val="00A14A50"/>
    <w:rsid w:val="00A159A9"/>
    <w:rsid w:val="00A159C5"/>
    <w:rsid w:val="00A15C4D"/>
    <w:rsid w:val="00A16016"/>
    <w:rsid w:val="00A160AA"/>
    <w:rsid w:val="00A166F9"/>
    <w:rsid w:val="00A1721C"/>
    <w:rsid w:val="00A179BD"/>
    <w:rsid w:val="00A17FB0"/>
    <w:rsid w:val="00A2014B"/>
    <w:rsid w:val="00A206AA"/>
    <w:rsid w:val="00A209A2"/>
    <w:rsid w:val="00A21852"/>
    <w:rsid w:val="00A21A6E"/>
    <w:rsid w:val="00A22301"/>
    <w:rsid w:val="00A2260F"/>
    <w:rsid w:val="00A23907"/>
    <w:rsid w:val="00A23985"/>
    <w:rsid w:val="00A23C5D"/>
    <w:rsid w:val="00A24378"/>
    <w:rsid w:val="00A250C5"/>
    <w:rsid w:val="00A27E69"/>
    <w:rsid w:val="00A27F98"/>
    <w:rsid w:val="00A30276"/>
    <w:rsid w:val="00A308DE"/>
    <w:rsid w:val="00A30A14"/>
    <w:rsid w:val="00A312C2"/>
    <w:rsid w:val="00A314F5"/>
    <w:rsid w:val="00A31545"/>
    <w:rsid w:val="00A31896"/>
    <w:rsid w:val="00A31CE9"/>
    <w:rsid w:val="00A32A19"/>
    <w:rsid w:val="00A32AE9"/>
    <w:rsid w:val="00A337FA"/>
    <w:rsid w:val="00A3406B"/>
    <w:rsid w:val="00A34191"/>
    <w:rsid w:val="00A3447A"/>
    <w:rsid w:val="00A349BF"/>
    <w:rsid w:val="00A3519C"/>
    <w:rsid w:val="00A35D28"/>
    <w:rsid w:val="00A3622B"/>
    <w:rsid w:val="00A36800"/>
    <w:rsid w:val="00A36FCF"/>
    <w:rsid w:val="00A37498"/>
    <w:rsid w:val="00A406E5"/>
    <w:rsid w:val="00A4141B"/>
    <w:rsid w:val="00A41820"/>
    <w:rsid w:val="00A41DCF"/>
    <w:rsid w:val="00A42A83"/>
    <w:rsid w:val="00A42BE6"/>
    <w:rsid w:val="00A42C55"/>
    <w:rsid w:val="00A430FF"/>
    <w:rsid w:val="00A4423A"/>
    <w:rsid w:val="00A451C7"/>
    <w:rsid w:val="00A452C2"/>
    <w:rsid w:val="00A457B5"/>
    <w:rsid w:val="00A457C0"/>
    <w:rsid w:val="00A46763"/>
    <w:rsid w:val="00A46B2C"/>
    <w:rsid w:val="00A47905"/>
    <w:rsid w:val="00A47ABE"/>
    <w:rsid w:val="00A51447"/>
    <w:rsid w:val="00A514A1"/>
    <w:rsid w:val="00A52054"/>
    <w:rsid w:val="00A52F67"/>
    <w:rsid w:val="00A5303F"/>
    <w:rsid w:val="00A53ECF"/>
    <w:rsid w:val="00A540D1"/>
    <w:rsid w:val="00A54113"/>
    <w:rsid w:val="00A5605B"/>
    <w:rsid w:val="00A56376"/>
    <w:rsid w:val="00A5644C"/>
    <w:rsid w:val="00A57BE9"/>
    <w:rsid w:val="00A6006A"/>
    <w:rsid w:val="00A60769"/>
    <w:rsid w:val="00A60D3F"/>
    <w:rsid w:val="00A60E6D"/>
    <w:rsid w:val="00A61E59"/>
    <w:rsid w:val="00A62264"/>
    <w:rsid w:val="00A62A51"/>
    <w:rsid w:val="00A62A83"/>
    <w:rsid w:val="00A6318F"/>
    <w:rsid w:val="00A63A05"/>
    <w:rsid w:val="00A64879"/>
    <w:rsid w:val="00A6502E"/>
    <w:rsid w:val="00A652A6"/>
    <w:rsid w:val="00A65469"/>
    <w:rsid w:val="00A658D2"/>
    <w:rsid w:val="00A66662"/>
    <w:rsid w:val="00A667EB"/>
    <w:rsid w:val="00A66FF5"/>
    <w:rsid w:val="00A70A86"/>
    <w:rsid w:val="00A70A96"/>
    <w:rsid w:val="00A70BB5"/>
    <w:rsid w:val="00A71593"/>
    <w:rsid w:val="00A719C9"/>
    <w:rsid w:val="00A71FB6"/>
    <w:rsid w:val="00A726E2"/>
    <w:rsid w:val="00A72F5F"/>
    <w:rsid w:val="00A7371D"/>
    <w:rsid w:val="00A73C16"/>
    <w:rsid w:val="00A73D7A"/>
    <w:rsid w:val="00A73D88"/>
    <w:rsid w:val="00A741ED"/>
    <w:rsid w:val="00A7421E"/>
    <w:rsid w:val="00A74EB0"/>
    <w:rsid w:val="00A75C73"/>
    <w:rsid w:val="00A76495"/>
    <w:rsid w:val="00A76772"/>
    <w:rsid w:val="00A77724"/>
    <w:rsid w:val="00A77FEC"/>
    <w:rsid w:val="00A80A37"/>
    <w:rsid w:val="00A80C97"/>
    <w:rsid w:val="00A81A5C"/>
    <w:rsid w:val="00A82903"/>
    <w:rsid w:val="00A84491"/>
    <w:rsid w:val="00A856E3"/>
    <w:rsid w:val="00A85A8F"/>
    <w:rsid w:val="00A863D7"/>
    <w:rsid w:val="00A86E44"/>
    <w:rsid w:val="00A87177"/>
    <w:rsid w:val="00A87251"/>
    <w:rsid w:val="00A8733D"/>
    <w:rsid w:val="00A876D5"/>
    <w:rsid w:val="00A904AE"/>
    <w:rsid w:val="00A9104C"/>
    <w:rsid w:val="00A91876"/>
    <w:rsid w:val="00A92725"/>
    <w:rsid w:val="00A934BC"/>
    <w:rsid w:val="00A949AF"/>
    <w:rsid w:val="00A95206"/>
    <w:rsid w:val="00A952CB"/>
    <w:rsid w:val="00A963D3"/>
    <w:rsid w:val="00A9676B"/>
    <w:rsid w:val="00A96914"/>
    <w:rsid w:val="00A96AB4"/>
    <w:rsid w:val="00A975AD"/>
    <w:rsid w:val="00A976AA"/>
    <w:rsid w:val="00A97897"/>
    <w:rsid w:val="00A97D1D"/>
    <w:rsid w:val="00A97F62"/>
    <w:rsid w:val="00AA09D3"/>
    <w:rsid w:val="00AA09F2"/>
    <w:rsid w:val="00AA20B5"/>
    <w:rsid w:val="00AA2C88"/>
    <w:rsid w:val="00AA354D"/>
    <w:rsid w:val="00AA36F3"/>
    <w:rsid w:val="00AA37AE"/>
    <w:rsid w:val="00AA4660"/>
    <w:rsid w:val="00AA47F5"/>
    <w:rsid w:val="00AA529E"/>
    <w:rsid w:val="00AA547B"/>
    <w:rsid w:val="00AA6C9F"/>
    <w:rsid w:val="00AA760B"/>
    <w:rsid w:val="00AA7CC3"/>
    <w:rsid w:val="00AB005F"/>
    <w:rsid w:val="00AB1133"/>
    <w:rsid w:val="00AB1B40"/>
    <w:rsid w:val="00AB1E36"/>
    <w:rsid w:val="00AB2676"/>
    <w:rsid w:val="00AB2D17"/>
    <w:rsid w:val="00AB343A"/>
    <w:rsid w:val="00AB388D"/>
    <w:rsid w:val="00AB45D8"/>
    <w:rsid w:val="00AB4C39"/>
    <w:rsid w:val="00AB4D54"/>
    <w:rsid w:val="00AB4E43"/>
    <w:rsid w:val="00AB5767"/>
    <w:rsid w:val="00AB6324"/>
    <w:rsid w:val="00AB6446"/>
    <w:rsid w:val="00AB6DAE"/>
    <w:rsid w:val="00AB6EAB"/>
    <w:rsid w:val="00AB779A"/>
    <w:rsid w:val="00AB7B8E"/>
    <w:rsid w:val="00AB7CF3"/>
    <w:rsid w:val="00AC02C7"/>
    <w:rsid w:val="00AC0345"/>
    <w:rsid w:val="00AC06F5"/>
    <w:rsid w:val="00AC0DC1"/>
    <w:rsid w:val="00AC0FC4"/>
    <w:rsid w:val="00AC19A8"/>
    <w:rsid w:val="00AC23AA"/>
    <w:rsid w:val="00AC24FD"/>
    <w:rsid w:val="00AC25B7"/>
    <w:rsid w:val="00AC2648"/>
    <w:rsid w:val="00AC29CB"/>
    <w:rsid w:val="00AC2AAE"/>
    <w:rsid w:val="00AC3946"/>
    <w:rsid w:val="00AC3B79"/>
    <w:rsid w:val="00AC46ED"/>
    <w:rsid w:val="00AC4F36"/>
    <w:rsid w:val="00AC50B1"/>
    <w:rsid w:val="00AC591A"/>
    <w:rsid w:val="00AC5ECC"/>
    <w:rsid w:val="00AC635C"/>
    <w:rsid w:val="00AC70FE"/>
    <w:rsid w:val="00AC7C04"/>
    <w:rsid w:val="00AC7F3E"/>
    <w:rsid w:val="00AC7FB5"/>
    <w:rsid w:val="00AD0045"/>
    <w:rsid w:val="00AD08A9"/>
    <w:rsid w:val="00AD0A12"/>
    <w:rsid w:val="00AD1492"/>
    <w:rsid w:val="00AD15F2"/>
    <w:rsid w:val="00AD1D5A"/>
    <w:rsid w:val="00AD22A6"/>
    <w:rsid w:val="00AD4699"/>
    <w:rsid w:val="00AD4AC2"/>
    <w:rsid w:val="00AD4E5C"/>
    <w:rsid w:val="00AD57C0"/>
    <w:rsid w:val="00AD5E6C"/>
    <w:rsid w:val="00AD6E77"/>
    <w:rsid w:val="00AD7E33"/>
    <w:rsid w:val="00AE0068"/>
    <w:rsid w:val="00AE0283"/>
    <w:rsid w:val="00AE0FD0"/>
    <w:rsid w:val="00AE1A29"/>
    <w:rsid w:val="00AE2587"/>
    <w:rsid w:val="00AE37AD"/>
    <w:rsid w:val="00AE3BA7"/>
    <w:rsid w:val="00AE3E86"/>
    <w:rsid w:val="00AE6C57"/>
    <w:rsid w:val="00AE756A"/>
    <w:rsid w:val="00AE7FA6"/>
    <w:rsid w:val="00AF0B00"/>
    <w:rsid w:val="00AF1FD3"/>
    <w:rsid w:val="00AF26F0"/>
    <w:rsid w:val="00AF2AF9"/>
    <w:rsid w:val="00AF30D7"/>
    <w:rsid w:val="00AF35FD"/>
    <w:rsid w:val="00AF3626"/>
    <w:rsid w:val="00AF3632"/>
    <w:rsid w:val="00AF407C"/>
    <w:rsid w:val="00AF4B1A"/>
    <w:rsid w:val="00AF4BE7"/>
    <w:rsid w:val="00AF4C70"/>
    <w:rsid w:val="00AF6142"/>
    <w:rsid w:val="00AF6311"/>
    <w:rsid w:val="00AF6AFA"/>
    <w:rsid w:val="00B00D0E"/>
    <w:rsid w:val="00B013AF"/>
    <w:rsid w:val="00B01C1B"/>
    <w:rsid w:val="00B021BE"/>
    <w:rsid w:val="00B04135"/>
    <w:rsid w:val="00B044E9"/>
    <w:rsid w:val="00B05C02"/>
    <w:rsid w:val="00B06344"/>
    <w:rsid w:val="00B064F5"/>
    <w:rsid w:val="00B06526"/>
    <w:rsid w:val="00B06E78"/>
    <w:rsid w:val="00B07205"/>
    <w:rsid w:val="00B07CFC"/>
    <w:rsid w:val="00B07EAD"/>
    <w:rsid w:val="00B10372"/>
    <w:rsid w:val="00B114F8"/>
    <w:rsid w:val="00B122AD"/>
    <w:rsid w:val="00B1240A"/>
    <w:rsid w:val="00B12E81"/>
    <w:rsid w:val="00B12FD1"/>
    <w:rsid w:val="00B13064"/>
    <w:rsid w:val="00B13150"/>
    <w:rsid w:val="00B1482B"/>
    <w:rsid w:val="00B14E8F"/>
    <w:rsid w:val="00B1581A"/>
    <w:rsid w:val="00B15B85"/>
    <w:rsid w:val="00B172B4"/>
    <w:rsid w:val="00B17AD8"/>
    <w:rsid w:val="00B207C7"/>
    <w:rsid w:val="00B20C7B"/>
    <w:rsid w:val="00B21570"/>
    <w:rsid w:val="00B21BA0"/>
    <w:rsid w:val="00B2293A"/>
    <w:rsid w:val="00B22CF7"/>
    <w:rsid w:val="00B24129"/>
    <w:rsid w:val="00B241FE"/>
    <w:rsid w:val="00B242F6"/>
    <w:rsid w:val="00B25277"/>
    <w:rsid w:val="00B262D6"/>
    <w:rsid w:val="00B267BF"/>
    <w:rsid w:val="00B27519"/>
    <w:rsid w:val="00B2769F"/>
    <w:rsid w:val="00B308B7"/>
    <w:rsid w:val="00B3112F"/>
    <w:rsid w:val="00B3162A"/>
    <w:rsid w:val="00B326E8"/>
    <w:rsid w:val="00B33532"/>
    <w:rsid w:val="00B34163"/>
    <w:rsid w:val="00B349BA"/>
    <w:rsid w:val="00B34B68"/>
    <w:rsid w:val="00B355BD"/>
    <w:rsid w:val="00B35810"/>
    <w:rsid w:val="00B37012"/>
    <w:rsid w:val="00B37995"/>
    <w:rsid w:val="00B37C6E"/>
    <w:rsid w:val="00B4005B"/>
    <w:rsid w:val="00B4030D"/>
    <w:rsid w:val="00B4068B"/>
    <w:rsid w:val="00B407C2"/>
    <w:rsid w:val="00B40B54"/>
    <w:rsid w:val="00B41877"/>
    <w:rsid w:val="00B41EFA"/>
    <w:rsid w:val="00B434A8"/>
    <w:rsid w:val="00B43A9D"/>
    <w:rsid w:val="00B441EA"/>
    <w:rsid w:val="00B4428E"/>
    <w:rsid w:val="00B456D8"/>
    <w:rsid w:val="00B456F3"/>
    <w:rsid w:val="00B4578F"/>
    <w:rsid w:val="00B45C90"/>
    <w:rsid w:val="00B463CC"/>
    <w:rsid w:val="00B46D81"/>
    <w:rsid w:val="00B519EF"/>
    <w:rsid w:val="00B51E70"/>
    <w:rsid w:val="00B52100"/>
    <w:rsid w:val="00B52C8D"/>
    <w:rsid w:val="00B53476"/>
    <w:rsid w:val="00B53511"/>
    <w:rsid w:val="00B53922"/>
    <w:rsid w:val="00B5403E"/>
    <w:rsid w:val="00B54A93"/>
    <w:rsid w:val="00B551E8"/>
    <w:rsid w:val="00B564B0"/>
    <w:rsid w:val="00B56D74"/>
    <w:rsid w:val="00B57388"/>
    <w:rsid w:val="00B5786A"/>
    <w:rsid w:val="00B57EFA"/>
    <w:rsid w:val="00B60404"/>
    <w:rsid w:val="00B60581"/>
    <w:rsid w:val="00B6075C"/>
    <w:rsid w:val="00B609CE"/>
    <w:rsid w:val="00B61058"/>
    <w:rsid w:val="00B621FF"/>
    <w:rsid w:val="00B62AE6"/>
    <w:rsid w:val="00B644F8"/>
    <w:rsid w:val="00B663E0"/>
    <w:rsid w:val="00B66DAD"/>
    <w:rsid w:val="00B671E9"/>
    <w:rsid w:val="00B67485"/>
    <w:rsid w:val="00B675EA"/>
    <w:rsid w:val="00B6771B"/>
    <w:rsid w:val="00B67B23"/>
    <w:rsid w:val="00B7083B"/>
    <w:rsid w:val="00B7100F"/>
    <w:rsid w:val="00B71D66"/>
    <w:rsid w:val="00B71E83"/>
    <w:rsid w:val="00B72568"/>
    <w:rsid w:val="00B72BD1"/>
    <w:rsid w:val="00B75E5A"/>
    <w:rsid w:val="00B768E8"/>
    <w:rsid w:val="00B76FA5"/>
    <w:rsid w:val="00B77550"/>
    <w:rsid w:val="00B77FE7"/>
    <w:rsid w:val="00B81060"/>
    <w:rsid w:val="00B813AD"/>
    <w:rsid w:val="00B814DB"/>
    <w:rsid w:val="00B820C2"/>
    <w:rsid w:val="00B82344"/>
    <w:rsid w:val="00B82D0E"/>
    <w:rsid w:val="00B83C9F"/>
    <w:rsid w:val="00B83FA6"/>
    <w:rsid w:val="00B84084"/>
    <w:rsid w:val="00B85306"/>
    <w:rsid w:val="00B85A78"/>
    <w:rsid w:val="00B85AA8"/>
    <w:rsid w:val="00B85F80"/>
    <w:rsid w:val="00B86D97"/>
    <w:rsid w:val="00B873B8"/>
    <w:rsid w:val="00B90635"/>
    <w:rsid w:val="00B90D36"/>
    <w:rsid w:val="00B90D9E"/>
    <w:rsid w:val="00B91543"/>
    <w:rsid w:val="00B91E9B"/>
    <w:rsid w:val="00B9264D"/>
    <w:rsid w:val="00B933AB"/>
    <w:rsid w:val="00B93F6A"/>
    <w:rsid w:val="00B950F6"/>
    <w:rsid w:val="00B96263"/>
    <w:rsid w:val="00B977A1"/>
    <w:rsid w:val="00BA00CD"/>
    <w:rsid w:val="00BA0D1F"/>
    <w:rsid w:val="00BA14F3"/>
    <w:rsid w:val="00BA1D32"/>
    <w:rsid w:val="00BA24E5"/>
    <w:rsid w:val="00BA33F8"/>
    <w:rsid w:val="00BA3724"/>
    <w:rsid w:val="00BA37CF"/>
    <w:rsid w:val="00BA3B71"/>
    <w:rsid w:val="00BA472A"/>
    <w:rsid w:val="00BA48A0"/>
    <w:rsid w:val="00BA4B7C"/>
    <w:rsid w:val="00BA4BB8"/>
    <w:rsid w:val="00BA4EFC"/>
    <w:rsid w:val="00BA6241"/>
    <w:rsid w:val="00BA65A6"/>
    <w:rsid w:val="00BA65F4"/>
    <w:rsid w:val="00BA6E1A"/>
    <w:rsid w:val="00BB18DB"/>
    <w:rsid w:val="00BB2612"/>
    <w:rsid w:val="00BB448A"/>
    <w:rsid w:val="00BB4648"/>
    <w:rsid w:val="00BB4E3D"/>
    <w:rsid w:val="00BB5B3C"/>
    <w:rsid w:val="00BB65BE"/>
    <w:rsid w:val="00BB7E5D"/>
    <w:rsid w:val="00BC0348"/>
    <w:rsid w:val="00BC0701"/>
    <w:rsid w:val="00BC111C"/>
    <w:rsid w:val="00BC1725"/>
    <w:rsid w:val="00BC18F6"/>
    <w:rsid w:val="00BC2365"/>
    <w:rsid w:val="00BC25BB"/>
    <w:rsid w:val="00BC2624"/>
    <w:rsid w:val="00BC2B31"/>
    <w:rsid w:val="00BC2D16"/>
    <w:rsid w:val="00BC2FAC"/>
    <w:rsid w:val="00BC3A67"/>
    <w:rsid w:val="00BC3D15"/>
    <w:rsid w:val="00BC461E"/>
    <w:rsid w:val="00BC47A5"/>
    <w:rsid w:val="00BC4AF5"/>
    <w:rsid w:val="00BC4B6E"/>
    <w:rsid w:val="00BC6139"/>
    <w:rsid w:val="00BC6E9C"/>
    <w:rsid w:val="00BC7A53"/>
    <w:rsid w:val="00BC7F36"/>
    <w:rsid w:val="00BD042B"/>
    <w:rsid w:val="00BD0D82"/>
    <w:rsid w:val="00BD1038"/>
    <w:rsid w:val="00BD1587"/>
    <w:rsid w:val="00BD1FC4"/>
    <w:rsid w:val="00BD2D29"/>
    <w:rsid w:val="00BD333A"/>
    <w:rsid w:val="00BD3802"/>
    <w:rsid w:val="00BD4989"/>
    <w:rsid w:val="00BD49BF"/>
    <w:rsid w:val="00BD4DF0"/>
    <w:rsid w:val="00BD510D"/>
    <w:rsid w:val="00BD5376"/>
    <w:rsid w:val="00BD577B"/>
    <w:rsid w:val="00BD57FF"/>
    <w:rsid w:val="00BD6C16"/>
    <w:rsid w:val="00BD6CC4"/>
    <w:rsid w:val="00BD6DAE"/>
    <w:rsid w:val="00BD7550"/>
    <w:rsid w:val="00BD7646"/>
    <w:rsid w:val="00BD785A"/>
    <w:rsid w:val="00BE1454"/>
    <w:rsid w:val="00BE2EE7"/>
    <w:rsid w:val="00BE3683"/>
    <w:rsid w:val="00BE3ADE"/>
    <w:rsid w:val="00BE3F95"/>
    <w:rsid w:val="00BE40D7"/>
    <w:rsid w:val="00BE4E6A"/>
    <w:rsid w:val="00BE561A"/>
    <w:rsid w:val="00BE777F"/>
    <w:rsid w:val="00BE7E46"/>
    <w:rsid w:val="00BF0797"/>
    <w:rsid w:val="00BF0949"/>
    <w:rsid w:val="00BF10A3"/>
    <w:rsid w:val="00BF1935"/>
    <w:rsid w:val="00BF21DE"/>
    <w:rsid w:val="00BF2AA4"/>
    <w:rsid w:val="00BF2DA8"/>
    <w:rsid w:val="00BF3BA5"/>
    <w:rsid w:val="00BF460D"/>
    <w:rsid w:val="00BF4D12"/>
    <w:rsid w:val="00BF4FB0"/>
    <w:rsid w:val="00BF6A19"/>
    <w:rsid w:val="00BF6B84"/>
    <w:rsid w:val="00BF79F4"/>
    <w:rsid w:val="00C00971"/>
    <w:rsid w:val="00C018A6"/>
    <w:rsid w:val="00C01FF2"/>
    <w:rsid w:val="00C02602"/>
    <w:rsid w:val="00C0324F"/>
    <w:rsid w:val="00C03750"/>
    <w:rsid w:val="00C03AC7"/>
    <w:rsid w:val="00C04325"/>
    <w:rsid w:val="00C0469E"/>
    <w:rsid w:val="00C0512B"/>
    <w:rsid w:val="00C0520F"/>
    <w:rsid w:val="00C05DA3"/>
    <w:rsid w:val="00C06598"/>
    <w:rsid w:val="00C07479"/>
    <w:rsid w:val="00C07979"/>
    <w:rsid w:val="00C10539"/>
    <w:rsid w:val="00C11CE1"/>
    <w:rsid w:val="00C1210C"/>
    <w:rsid w:val="00C124B6"/>
    <w:rsid w:val="00C14F32"/>
    <w:rsid w:val="00C15133"/>
    <w:rsid w:val="00C1552B"/>
    <w:rsid w:val="00C15FDC"/>
    <w:rsid w:val="00C160AA"/>
    <w:rsid w:val="00C16C59"/>
    <w:rsid w:val="00C2137C"/>
    <w:rsid w:val="00C21D5C"/>
    <w:rsid w:val="00C21F85"/>
    <w:rsid w:val="00C224EF"/>
    <w:rsid w:val="00C2394E"/>
    <w:rsid w:val="00C23B7C"/>
    <w:rsid w:val="00C23CA6"/>
    <w:rsid w:val="00C23F37"/>
    <w:rsid w:val="00C25204"/>
    <w:rsid w:val="00C252E2"/>
    <w:rsid w:val="00C259C0"/>
    <w:rsid w:val="00C25E45"/>
    <w:rsid w:val="00C304E4"/>
    <w:rsid w:val="00C305A2"/>
    <w:rsid w:val="00C3116E"/>
    <w:rsid w:val="00C313CB"/>
    <w:rsid w:val="00C31A5A"/>
    <w:rsid w:val="00C31C6C"/>
    <w:rsid w:val="00C329E8"/>
    <w:rsid w:val="00C346EF"/>
    <w:rsid w:val="00C34C3F"/>
    <w:rsid w:val="00C35257"/>
    <w:rsid w:val="00C3597E"/>
    <w:rsid w:val="00C35A2D"/>
    <w:rsid w:val="00C36ABE"/>
    <w:rsid w:val="00C36E13"/>
    <w:rsid w:val="00C37935"/>
    <w:rsid w:val="00C37D1D"/>
    <w:rsid w:val="00C37EC1"/>
    <w:rsid w:val="00C37FF9"/>
    <w:rsid w:val="00C40004"/>
    <w:rsid w:val="00C40093"/>
    <w:rsid w:val="00C42396"/>
    <w:rsid w:val="00C42859"/>
    <w:rsid w:val="00C42899"/>
    <w:rsid w:val="00C43014"/>
    <w:rsid w:val="00C43D0E"/>
    <w:rsid w:val="00C446A7"/>
    <w:rsid w:val="00C459E4"/>
    <w:rsid w:val="00C45C42"/>
    <w:rsid w:val="00C45DCC"/>
    <w:rsid w:val="00C46938"/>
    <w:rsid w:val="00C47156"/>
    <w:rsid w:val="00C4736F"/>
    <w:rsid w:val="00C477F0"/>
    <w:rsid w:val="00C50065"/>
    <w:rsid w:val="00C50635"/>
    <w:rsid w:val="00C51E07"/>
    <w:rsid w:val="00C53806"/>
    <w:rsid w:val="00C54E61"/>
    <w:rsid w:val="00C55246"/>
    <w:rsid w:val="00C5550A"/>
    <w:rsid w:val="00C5559D"/>
    <w:rsid w:val="00C55BFE"/>
    <w:rsid w:val="00C55C84"/>
    <w:rsid w:val="00C561DD"/>
    <w:rsid w:val="00C5748B"/>
    <w:rsid w:val="00C6258F"/>
    <w:rsid w:val="00C62618"/>
    <w:rsid w:val="00C629DB"/>
    <w:rsid w:val="00C65265"/>
    <w:rsid w:val="00C6553E"/>
    <w:rsid w:val="00C659C2"/>
    <w:rsid w:val="00C6684E"/>
    <w:rsid w:val="00C669BD"/>
    <w:rsid w:val="00C669CC"/>
    <w:rsid w:val="00C6712D"/>
    <w:rsid w:val="00C70808"/>
    <w:rsid w:val="00C7098D"/>
    <w:rsid w:val="00C71094"/>
    <w:rsid w:val="00C71480"/>
    <w:rsid w:val="00C71AD5"/>
    <w:rsid w:val="00C72483"/>
    <w:rsid w:val="00C72612"/>
    <w:rsid w:val="00C72CE2"/>
    <w:rsid w:val="00C72E5C"/>
    <w:rsid w:val="00C73263"/>
    <w:rsid w:val="00C7331A"/>
    <w:rsid w:val="00C73F1D"/>
    <w:rsid w:val="00C74307"/>
    <w:rsid w:val="00C743F8"/>
    <w:rsid w:val="00C7463F"/>
    <w:rsid w:val="00C75904"/>
    <w:rsid w:val="00C76241"/>
    <w:rsid w:val="00C7655E"/>
    <w:rsid w:val="00C7719D"/>
    <w:rsid w:val="00C77688"/>
    <w:rsid w:val="00C7783F"/>
    <w:rsid w:val="00C8018C"/>
    <w:rsid w:val="00C80241"/>
    <w:rsid w:val="00C814B5"/>
    <w:rsid w:val="00C8167A"/>
    <w:rsid w:val="00C81751"/>
    <w:rsid w:val="00C8288B"/>
    <w:rsid w:val="00C82B13"/>
    <w:rsid w:val="00C83940"/>
    <w:rsid w:val="00C83C24"/>
    <w:rsid w:val="00C83C40"/>
    <w:rsid w:val="00C83E71"/>
    <w:rsid w:val="00C8402A"/>
    <w:rsid w:val="00C843B1"/>
    <w:rsid w:val="00C84960"/>
    <w:rsid w:val="00C84AEC"/>
    <w:rsid w:val="00C85A41"/>
    <w:rsid w:val="00C86CF6"/>
    <w:rsid w:val="00C874A8"/>
    <w:rsid w:val="00C87825"/>
    <w:rsid w:val="00C87A10"/>
    <w:rsid w:val="00C87E4C"/>
    <w:rsid w:val="00C92966"/>
    <w:rsid w:val="00C92CED"/>
    <w:rsid w:val="00C939F0"/>
    <w:rsid w:val="00C94078"/>
    <w:rsid w:val="00C94C4C"/>
    <w:rsid w:val="00C96218"/>
    <w:rsid w:val="00C967E4"/>
    <w:rsid w:val="00C979AB"/>
    <w:rsid w:val="00C97CE7"/>
    <w:rsid w:val="00C97D36"/>
    <w:rsid w:val="00CA079D"/>
    <w:rsid w:val="00CA0E19"/>
    <w:rsid w:val="00CA18F9"/>
    <w:rsid w:val="00CA19FD"/>
    <w:rsid w:val="00CA1B4A"/>
    <w:rsid w:val="00CA242B"/>
    <w:rsid w:val="00CA2DFF"/>
    <w:rsid w:val="00CA3456"/>
    <w:rsid w:val="00CA349D"/>
    <w:rsid w:val="00CA3861"/>
    <w:rsid w:val="00CA4378"/>
    <w:rsid w:val="00CA4FA9"/>
    <w:rsid w:val="00CA534D"/>
    <w:rsid w:val="00CA5768"/>
    <w:rsid w:val="00CA6231"/>
    <w:rsid w:val="00CB00FB"/>
    <w:rsid w:val="00CB05A5"/>
    <w:rsid w:val="00CB099A"/>
    <w:rsid w:val="00CB0B45"/>
    <w:rsid w:val="00CB101C"/>
    <w:rsid w:val="00CB159D"/>
    <w:rsid w:val="00CB1691"/>
    <w:rsid w:val="00CB174A"/>
    <w:rsid w:val="00CB1B14"/>
    <w:rsid w:val="00CB25B1"/>
    <w:rsid w:val="00CB3EE7"/>
    <w:rsid w:val="00CB3F44"/>
    <w:rsid w:val="00CB401B"/>
    <w:rsid w:val="00CB4B00"/>
    <w:rsid w:val="00CB4B84"/>
    <w:rsid w:val="00CB4CAC"/>
    <w:rsid w:val="00CB5A47"/>
    <w:rsid w:val="00CB5B0D"/>
    <w:rsid w:val="00CB5BFD"/>
    <w:rsid w:val="00CB6183"/>
    <w:rsid w:val="00CB65A1"/>
    <w:rsid w:val="00CB660D"/>
    <w:rsid w:val="00CB7593"/>
    <w:rsid w:val="00CB7BFC"/>
    <w:rsid w:val="00CC0B5D"/>
    <w:rsid w:val="00CC0C89"/>
    <w:rsid w:val="00CC118B"/>
    <w:rsid w:val="00CC12C9"/>
    <w:rsid w:val="00CC17C9"/>
    <w:rsid w:val="00CC18E7"/>
    <w:rsid w:val="00CC195A"/>
    <w:rsid w:val="00CC197B"/>
    <w:rsid w:val="00CC2B6D"/>
    <w:rsid w:val="00CC30A2"/>
    <w:rsid w:val="00CC4340"/>
    <w:rsid w:val="00CC4CFA"/>
    <w:rsid w:val="00CC50FC"/>
    <w:rsid w:val="00CC6423"/>
    <w:rsid w:val="00CC645F"/>
    <w:rsid w:val="00CC656A"/>
    <w:rsid w:val="00CC6B4B"/>
    <w:rsid w:val="00CC6EB5"/>
    <w:rsid w:val="00CC71CD"/>
    <w:rsid w:val="00CC74D4"/>
    <w:rsid w:val="00CC7A74"/>
    <w:rsid w:val="00CC7AF0"/>
    <w:rsid w:val="00CD17A3"/>
    <w:rsid w:val="00CD1987"/>
    <w:rsid w:val="00CD28D7"/>
    <w:rsid w:val="00CD2C7A"/>
    <w:rsid w:val="00CD2FE7"/>
    <w:rsid w:val="00CD3198"/>
    <w:rsid w:val="00CD4893"/>
    <w:rsid w:val="00CD49DE"/>
    <w:rsid w:val="00CD4C4C"/>
    <w:rsid w:val="00CD5320"/>
    <w:rsid w:val="00CD6E9A"/>
    <w:rsid w:val="00CD73AB"/>
    <w:rsid w:val="00CD74D3"/>
    <w:rsid w:val="00CD7A91"/>
    <w:rsid w:val="00CD7AA8"/>
    <w:rsid w:val="00CD7B84"/>
    <w:rsid w:val="00CE098C"/>
    <w:rsid w:val="00CE0E95"/>
    <w:rsid w:val="00CE0FAF"/>
    <w:rsid w:val="00CE1436"/>
    <w:rsid w:val="00CE1814"/>
    <w:rsid w:val="00CE2533"/>
    <w:rsid w:val="00CE2637"/>
    <w:rsid w:val="00CE35B1"/>
    <w:rsid w:val="00CE3794"/>
    <w:rsid w:val="00CE3A52"/>
    <w:rsid w:val="00CE580A"/>
    <w:rsid w:val="00CE6486"/>
    <w:rsid w:val="00CE6BE8"/>
    <w:rsid w:val="00CE6D7E"/>
    <w:rsid w:val="00CE6E1F"/>
    <w:rsid w:val="00CE7B5C"/>
    <w:rsid w:val="00CF0912"/>
    <w:rsid w:val="00CF3255"/>
    <w:rsid w:val="00CF386A"/>
    <w:rsid w:val="00CF49ED"/>
    <w:rsid w:val="00CF4D0D"/>
    <w:rsid w:val="00CF5225"/>
    <w:rsid w:val="00CF5403"/>
    <w:rsid w:val="00CF642C"/>
    <w:rsid w:val="00CF7918"/>
    <w:rsid w:val="00CF797C"/>
    <w:rsid w:val="00D00482"/>
    <w:rsid w:val="00D00FF0"/>
    <w:rsid w:val="00D01378"/>
    <w:rsid w:val="00D01DCB"/>
    <w:rsid w:val="00D024C8"/>
    <w:rsid w:val="00D02501"/>
    <w:rsid w:val="00D02A9D"/>
    <w:rsid w:val="00D02DED"/>
    <w:rsid w:val="00D02EF4"/>
    <w:rsid w:val="00D03018"/>
    <w:rsid w:val="00D0351A"/>
    <w:rsid w:val="00D03CE1"/>
    <w:rsid w:val="00D056F4"/>
    <w:rsid w:val="00D05B1C"/>
    <w:rsid w:val="00D05B76"/>
    <w:rsid w:val="00D06CFB"/>
    <w:rsid w:val="00D0795F"/>
    <w:rsid w:val="00D07B79"/>
    <w:rsid w:val="00D102E1"/>
    <w:rsid w:val="00D105AE"/>
    <w:rsid w:val="00D119D9"/>
    <w:rsid w:val="00D11D71"/>
    <w:rsid w:val="00D12828"/>
    <w:rsid w:val="00D129F7"/>
    <w:rsid w:val="00D12F9B"/>
    <w:rsid w:val="00D13596"/>
    <w:rsid w:val="00D13636"/>
    <w:rsid w:val="00D139BC"/>
    <w:rsid w:val="00D13B9E"/>
    <w:rsid w:val="00D143C9"/>
    <w:rsid w:val="00D15223"/>
    <w:rsid w:val="00D15A3E"/>
    <w:rsid w:val="00D15C9F"/>
    <w:rsid w:val="00D16613"/>
    <w:rsid w:val="00D16678"/>
    <w:rsid w:val="00D16E2B"/>
    <w:rsid w:val="00D17DB9"/>
    <w:rsid w:val="00D212F5"/>
    <w:rsid w:val="00D2144C"/>
    <w:rsid w:val="00D216A5"/>
    <w:rsid w:val="00D218C2"/>
    <w:rsid w:val="00D21C91"/>
    <w:rsid w:val="00D226B5"/>
    <w:rsid w:val="00D22FD8"/>
    <w:rsid w:val="00D23320"/>
    <w:rsid w:val="00D23527"/>
    <w:rsid w:val="00D23E89"/>
    <w:rsid w:val="00D24157"/>
    <w:rsid w:val="00D2448D"/>
    <w:rsid w:val="00D255C2"/>
    <w:rsid w:val="00D25763"/>
    <w:rsid w:val="00D27608"/>
    <w:rsid w:val="00D30AC0"/>
    <w:rsid w:val="00D32029"/>
    <w:rsid w:val="00D32F9A"/>
    <w:rsid w:val="00D34EA0"/>
    <w:rsid w:val="00D369C4"/>
    <w:rsid w:val="00D36A86"/>
    <w:rsid w:val="00D377F4"/>
    <w:rsid w:val="00D37FB5"/>
    <w:rsid w:val="00D403BB"/>
    <w:rsid w:val="00D4159C"/>
    <w:rsid w:val="00D415FD"/>
    <w:rsid w:val="00D41C6D"/>
    <w:rsid w:val="00D42215"/>
    <w:rsid w:val="00D42B0F"/>
    <w:rsid w:val="00D43729"/>
    <w:rsid w:val="00D43B48"/>
    <w:rsid w:val="00D43DC0"/>
    <w:rsid w:val="00D44B6D"/>
    <w:rsid w:val="00D45406"/>
    <w:rsid w:val="00D45510"/>
    <w:rsid w:val="00D463D1"/>
    <w:rsid w:val="00D46481"/>
    <w:rsid w:val="00D468CD"/>
    <w:rsid w:val="00D471AA"/>
    <w:rsid w:val="00D50364"/>
    <w:rsid w:val="00D509F1"/>
    <w:rsid w:val="00D50B1B"/>
    <w:rsid w:val="00D51922"/>
    <w:rsid w:val="00D52393"/>
    <w:rsid w:val="00D53AB1"/>
    <w:rsid w:val="00D53B7F"/>
    <w:rsid w:val="00D550E8"/>
    <w:rsid w:val="00D55397"/>
    <w:rsid w:val="00D55871"/>
    <w:rsid w:val="00D60247"/>
    <w:rsid w:val="00D60A41"/>
    <w:rsid w:val="00D616E8"/>
    <w:rsid w:val="00D61CD4"/>
    <w:rsid w:val="00D62B13"/>
    <w:rsid w:val="00D64E64"/>
    <w:rsid w:val="00D65482"/>
    <w:rsid w:val="00D6598C"/>
    <w:rsid w:val="00D66151"/>
    <w:rsid w:val="00D6668F"/>
    <w:rsid w:val="00D666DF"/>
    <w:rsid w:val="00D667A8"/>
    <w:rsid w:val="00D66E74"/>
    <w:rsid w:val="00D6762F"/>
    <w:rsid w:val="00D67BD3"/>
    <w:rsid w:val="00D67F16"/>
    <w:rsid w:val="00D7051A"/>
    <w:rsid w:val="00D7064F"/>
    <w:rsid w:val="00D707BD"/>
    <w:rsid w:val="00D70951"/>
    <w:rsid w:val="00D70CAB"/>
    <w:rsid w:val="00D711EA"/>
    <w:rsid w:val="00D72769"/>
    <w:rsid w:val="00D72CDE"/>
    <w:rsid w:val="00D72DA3"/>
    <w:rsid w:val="00D73CE6"/>
    <w:rsid w:val="00D74990"/>
    <w:rsid w:val="00D74C1D"/>
    <w:rsid w:val="00D750DC"/>
    <w:rsid w:val="00D75DAA"/>
    <w:rsid w:val="00D760F5"/>
    <w:rsid w:val="00D7663B"/>
    <w:rsid w:val="00D767AD"/>
    <w:rsid w:val="00D76B6F"/>
    <w:rsid w:val="00D76C45"/>
    <w:rsid w:val="00D77ABD"/>
    <w:rsid w:val="00D77C07"/>
    <w:rsid w:val="00D77C3B"/>
    <w:rsid w:val="00D80239"/>
    <w:rsid w:val="00D8067B"/>
    <w:rsid w:val="00D8071A"/>
    <w:rsid w:val="00D80A89"/>
    <w:rsid w:val="00D81671"/>
    <w:rsid w:val="00D818D0"/>
    <w:rsid w:val="00D82BFE"/>
    <w:rsid w:val="00D82ED4"/>
    <w:rsid w:val="00D854B8"/>
    <w:rsid w:val="00D8555E"/>
    <w:rsid w:val="00D87227"/>
    <w:rsid w:val="00D90470"/>
    <w:rsid w:val="00D910E7"/>
    <w:rsid w:val="00D92028"/>
    <w:rsid w:val="00D92A7B"/>
    <w:rsid w:val="00D935E5"/>
    <w:rsid w:val="00D94795"/>
    <w:rsid w:val="00D94BDE"/>
    <w:rsid w:val="00D94FEC"/>
    <w:rsid w:val="00D95B88"/>
    <w:rsid w:val="00D95EB9"/>
    <w:rsid w:val="00D97392"/>
    <w:rsid w:val="00D97788"/>
    <w:rsid w:val="00D97803"/>
    <w:rsid w:val="00D97CD2"/>
    <w:rsid w:val="00DA04F2"/>
    <w:rsid w:val="00DA07E1"/>
    <w:rsid w:val="00DA09FF"/>
    <w:rsid w:val="00DA1CD1"/>
    <w:rsid w:val="00DA1EED"/>
    <w:rsid w:val="00DA20BA"/>
    <w:rsid w:val="00DA3B59"/>
    <w:rsid w:val="00DA4058"/>
    <w:rsid w:val="00DA47FA"/>
    <w:rsid w:val="00DA5B44"/>
    <w:rsid w:val="00DA665E"/>
    <w:rsid w:val="00DA6CF8"/>
    <w:rsid w:val="00DA720C"/>
    <w:rsid w:val="00DA747E"/>
    <w:rsid w:val="00DA7C90"/>
    <w:rsid w:val="00DB0711"/>
    <w:rsid w:val="00DB0A35"/>
    <w:rsid w:val="00DB19FD"/>
    <w:rsid w:val="00DB1A64"/>
    <w:rsid w:val="00DB1C1D"/>
    <w:rsid w:val="00DB2221"/>
    <w:rsid w:val="00DB25FA"/>
    <w:rsid w:val="00DB2A13"/>
    <w:rsid w:val="00DB2C24"/>
    <w:rsid w:val="00DB2F9F"/>
    <w:rsid w:val="00DB3656"/>
    <w:rsid w:val="00DB439A"/>
    <w:rsid w:val="00DB52D0"/>
    <w:rsid w:val="00DB567D"/>
    <w:rsid w:val="00DB5CA8"/>
    <w:rsid w:val="00DB5F48"/>
    <w:rsid w:val="00DB759C"/>
    <w:rsid w:val="00DC11C6"/>
    <w:rsid w:val="00DC2038"/>
    <w:rsid w:val="00DC3B86"/>
    <w:rsid w:val="00DC538F"/>
    <w:rsid w:val="00DC5B17"/>
    <w:rsid w:val="00DC72B4"/>
    <w:rsid w:val="00DC7A56"/>
    <w:rsid w:val="00DD20C6"/>
    <w:rsid w:val="00DD21C2"/>
    <w:rsid w:val="00DD311B"/>
    <w:rsid w:val="00DD330E"/>
    <w:rsid w:val="00DD4D9D"/>
    <w:rsid w:val="00DD5172"/>
    <w:rsid w:val="00DD5296"/>
    <w:rsid w:val="00DD5ED2"/>
    <w:rsid w:val="00DD6BD0"/>
    <w:rsid w:val="00DD6E52"/>
    <w:rsid w:val="00DD746B"/>
    <w:rsid w:val="00DD79A7"/>
    <w:rsid w:val="00DD7B38"/>
    <w:rsid w:val="00DE0151"/>
    <w:rsid w:val="00DE0AB1"/>
    <w:rsid w:val="00DE11FA"/>
    <w:rsid w:val="00DE172D"/>
    <w:rsid w:val="00DE1F8E"/>
    <w:rsid w:val="00DE2FCF"/>
    <w:rsid w:val="00DE30AB"/>
    <w:rsid w:val="00DE3E32"/>
    <w:rsid w:val="00DE4427"/>
    <w:rsid w:val="00DE49F2"/>
    <w:rsid w:val="00DE556F"/>
    <w:rsid w:val="00DE579B"/>
    <w:rsid w:val="00DE5F92"/>
    <w:rsid w:val="00DE73A0"/>
    <w:rsid w:val="00DE7C10"/>
    <w:rsid w:val="00DE7F4C"/>
    <w:rsid w:val="00DF004B"/>
    <w:rsid w:val="00DF007A"/>
    <w:rsid w:val="00DF1B94"/>
    <w:rsid w:val="00DF4718"/>
    <w:rsid w:val="00DF5F3B"/>
    <w:rsid w:val="00DF7CB6"/>
    <w:rsid w:val="00DF7DD4"/>
    <w:rsid w:val="00E0010B"/>
    <w:rsid w:val="00E00A28"/>
    <w:rsid w:val="00E0135B"/>
    <w:rsid w:val="00E01455"/>
    <w:rsid w:val="00E02CBB"/>
    <w:rsid w:val="00E03A09"/>
    <w:rsid w:val="00E04079"/>
    <w:rsid w:val="00E04C2E"/>
    <w:rsid w:val="00E04CC8"/>
    <w:rsid w:val="00E05414"/>
    <w:rsid w:val="00E05D66"/>
    <w:rsid w:val="00E07194"/>
    <w:rsid w:val="00E07B20"/>
    <w:rsid w:val="00E10FEC"/>
    <w:rsid w:val="00E11274"/>
    <w:rsid w:val="00E120FB"/>
    <w:rsid w:val="00E1232F"/>
    <w:rsid w:val="00E13032"/>
    <w:rsid w:val="00E13773"/>
    <w:rsid w:val="00E13D70"/>
    <w:rsid w:val="00E14928"/>
    <w:rsid w:val="00E14A3C"/>
    <w:rsid w:val="00E1628F"/>
    <w:rsid w:val="00E16321"/>
    <w:rsid w:val="00E17EE8"/>
    <w:rsid w:val="00E21253"/>
    <w:rsid w:val="00E22019"/>
    <w:rsid w:val="00E224A8"/>
    <w:rsid w:val="00E228C0"/>
    <w:rsid w:val="00E22CB6"/>
    <w:rsid w:val="00E23389"/>
    <w:rsid w:val="00E23B4B"/>
    <w:rsid w:val="00E23C04"/>
    <w:rsid w:val="00E247BE"/>
    <w:rsid w:val="00E25DAC"/>
    <w:rsid w:val="00E26341"/>
    <w:rsid w:val="00E26B35"/>
    <w:rsid w:val="00E26C02"/>
    <w:rsid w:val="00E277F4"/>
    <w:rsid w:val="00E30656"/>
    <w:rsid w:val="00E30EEE"/>
    <w:rsid w:val="00E323AB"/>
    <w:rsid w:val="00E32EE6"/>
    <w:rsid w:val="00E33187"/>
    <w:rsid w:val="00E341BE"/>
    <w:rsid w:val="00E34632"/>
    <w:rsid w:val="00E346A9"/>
    <w:rsid w:val="00E3506D"/>
    <w:rsid w:val="00E35902"/>
    <w:rsid w:val="00E36ABF"/>
    <w:rsid w:val="00E36FB9"/>
    <w:rsid w:val="00E37014"/>
    <w:rsid w:val="00E405CC"/>
    <w:rsid w:val="00E40BAC"/>
    <w:rsid w:val="00E41A00"/>
    <w:rsid w:val="00E428BE"/>
    <w:rsid w:val="00E436A7"/>
    <w:rsid w:val="00E459B9"/>
    <w:rsid w:val="00E4658D"/>
    <w:rsid w:val="00E46BD2"/>
    <w:rsid w:val="00E478A2"/>
    <w:rsid w:val="00E5052E"/>
    <w:rsid w:val="00E509CC"/>
    <w:rsid w:val="00E511E6"/>
    <w:rsid w:val="00E5158A"/>
    <w:rsid w:val="00E51686"/>
    <w:rsid w:val="00E534C3"/>
    <w:rsid w:val="00E5381E"/>
    <w:rsid w:val="00E53B38"/>
    <w:rsid w:val="00E53E9B"/>
    <w:rsid w:val="00E54318"/>
    <w:rsid w:val="00E5478D"/>
    <w:rsid w:val="00E55948"/>
    <w:rsid w:val="00E56432"/>
    <w:rsid w:val="00E5680B"/>
    <w:rsid w:val="00E5713B"/>
    <w:rsid w:val="00E5720A"/>
    <w:rsid w:val="00E577CF"/>
    <w:rsid w:val="00E604E8"/>
    <w:rsid w:val="00E61201"/>
    <w:rsid w:val="00E61E3C"/>
    <w:rsid w:val="00E622F4"/>
    <w:rsid w:val="00E625AB"/>
    <w:rsid w:val="00E62DE4"/>
    <w:rsid w:val="00E64266"/>
    <w:rsid w:val="00E65653"/>
    <w:rsid w:val="00E659ED"/>
    <w:rsid w:val="00E6603D"/>
    <w:rsid w:val="00E66E46"/>
    <w:rsid w:val="00E676F8"/>
    <w:rsid w:val="00E70E43"/>
    <w:rsid w:val="00E714BB"/>
    <w:rsid w:val="00E717E7"/>
    <w:rsid w:val="00E721D2"/>
    <w:rsid w:val="00E7328F"/>
    <w:rsid w:val="00E734CE"/>
    <w:rsid w:val="00E74232"/>
    <w:rsid w:val="00E74407"/>
    <w:rsid w:val="00E74C00"/>
    <w:rsid w:val="00E7593F"/>
    <w:rsid w:val="00E759E7"/>
    <w:rsid w:val="00E76E68"/>
    <w:rsid w:val="00E772DD"/>
    <w:rsid w:val="00E80ACC"/>
    <w:rsid w:val="00E822C0"/>
    <w:rsid w:val="00E825B2"/>
    <w:rsid w:val="00E83C8C"/>
    <w:rsid w:val="00E84EED"/>
    <w:rsid w:val="00E8564C"/>
    <w:rsid w:val="00E8640E"/>
    <w:rsid w:val="00E86511"/>
    <w:rsid w:val="00E868D6"/>
    <w:rsid w:val="00E8734B"/>
    <w:rsid w:val="00E87D48"/>
    <w:rsid w:val="00E9021C"/>
    <w:rsid w:val="00E9086D"/>
    <w:rsid w:val="00E90F40"/>
    <w:rsid w:val="00E922E1"/>
    <w:rsid w:val="00E9250A"/>
    <w:rsid w:val="00E92706"/>
    <w:rsid w:val="00E927E0"/>
    <w:rsid w:val="00E92D17"/>
    <w:rsid w:val="00E9476C"/>
    <w:rsid w:val="00E949FF"/>
    <w:rsid w:val="00E95A5F"/>
    <w:rsid w:val="00E96054"/>
    <w:rsid w:val="00E96882"/>
    <w:rsid w:val="00E97681"/>
    <w:rsid w:val="00E97BDD"/>
    <w:rsid w:val="00EA0802"/>
    <w:rsid w:val="00EA0A31"/>
    <w:rsid w:val="00EA0A3A"/>
    <w:rsid w:val="00EA0A73"/>
    <w:rsid w:val="00EA0CD3"/>
    <w:rsid w:val="00EA1435"/>
    <w:rsid w:val="00EA17D2"/>
    <w:rsid w:val="00EA2298"/>
    <w:rsid w:val="00EA2C7B"/>
    <w:rsid w:val="00EA32FC"/>
    <w:rsid w:val="00EA4551"/>
    <w:rsid w:val="00EA4627"/>
    <w:rsid w:val="00EA534A"/>
    <w:rsid w:val="00EA561F"/>
    <w:rsid w:val="00EA570C"/>
    <w:rsid w:val="00EA7CC4"/>
    <w:rsid w:val="00EB0116"/>
    <w:rsid w:val="00EB0BE6"/>
    <w:rsid w:val="00EB0CAC"/>
    <w:rsid w:val="00EB0D80"/>
    <w:rsid w:val="00EB16D4"/>
    <w:rsid w:val="00EB1E1D"/>
    <w:rsid w:val="00EB2158"/>
    <w:rsid w:val="00EB26EB"/>
    <w:rsid w:val="00EB2FA7"/>
    <w:rsid w:val="00EB382B"/>
    <w:rsid w:val="00EB3F3D"/>
    <w:rsid w:val="00EB3FE3"/>
    <w:rsid w:val="00EB43D9"/>
    <w:rsid w:val="00EB45FB"/>
    <w:rsid w:val="00EB5B37"/>
    <w:rsid w:val="00EB7C53"/>
    <w:rsid w:val="00EB7F19"/>
    <w:rsid w:val="00EC01DB"/>
    <w:rsid w:val="00EC0242"/>
    <w:rsid w:val="00EC0D7C"/>
    <w:rsid w:val="00EC201E"/>
    <w:rsid w:val="00EC245C"/>
    <w:rsid w:val="00EC3404"/>
    <w:rsid w:val="00EC3A89"/>
    <w:rsid w:val="00EC4591"/>
    <w:rsid w:val="00EC4D32"/>
    <w:rsid w:val="00EC4E94"/>
    <w:rsid w:val="00EC64F1"/>
    <w:rsid w:val="00ED0986"/>
    <w:rsid w:val="00ED1B37"/>
    <w:rsid w:val="00ED2BF0"/>
    <w:rsid w:val="00ED3D68"/>
    <w:rsid w:val="00ED507F"/>
    <w:rsid w:val="00ED561F"/>
    <w:rsid w:val="00ED5BF8"/>
    <w:rsid w:val="00ED7163"/>
    <w:rsid w:val="00ED7284"/>
    <w:rsid w:val="00ED74DF"/>
    <w:rsid w:val="00EE036E"/>
    <w:rsid w:val="00EE0959"/>
    <w:rsid w:val="00EE0A6A"/>
    <w:rsid w:val="00EE20C0"/>
    <w:rsid w:val="00EE2694"/>
    <w:rsid w:val="00EE30B2"/>
    <w:rsid w:val="00EE3465"/>
    <w:rsid w:val="00EE34D3"/>
    <w:rsid w:val="00EE3591"/>
    <w:rsid w:val="00EE3601"/>
    <w:rsid w:val="00EE399A"/>
    <w:rsid w:val="00EE3BF0"/>
    <w:rsid w:val="00EE4CCA"/>
    <w:rsid w:val="00EE54F3"/>
    <w:rsid w:val="00EE5666"/>
    <w:rsid w:val="00EE5773"/>
    <w:rsid w:val="00EE6255"/>
    <w:rsid w:val="00EE6471"/>
    <w:rsid w:val="00EE664F"/>
    <w:rsid w:val="00EE6E0D"/>
    <w:rsid w:val="00EE75C8"/>
    <w:rsid w:val="00EF0125"/>
    <w:rsid w:val="00EF0867"/>
    <w:rsid w:val="00EF09A2"/>
    <w:rsid w:val="00EF1585"/>
    <w:rsid w:val="00EF19CF"/>
    <w:rsid w:val="00EF1B94"/>
    <w:rsid w:val="00EF3A21"/>
    <w:rsid w:val="00EF439E"/>
    <w:rsid w:val="00EF4452"/>
    <w:rsid w:val="00EF4D0D"/>
    <w:rsid w:val="00EF51B1"/>
    <w:rsid w:val="00EF6703"/>
    <w:rsid w:val="00EF6BEF"/>
    <w:rsid w:val="00EF6F3F"/>
    <w:rsid w:val="00EF73CD"/>
    <w:rsid w:val="00F009BF"/>
    <w:rsid w:val="00F00C82"/>
    <w:rsid w:val="00F00DB6"/>
    <w:rsid w:val="00F0115D"/>
    <w:rsid w:val="00F016FB"/>
    <w:rsid w:val="00F01770"/>
    <w:rsid w:val="00F01B31"/>
    <w:rsid w:val="00F0290F"/>
    <w:rsid w:val="00F03154"/>
    <w:rsid w:val="00F03F9C"/>
    <w:rsid w:val="00F041F4"/>
    <w:rsid w:val="00F0436C"/>
    <w:rsid w:val="00F0462C"/>
    <w:rsid w:val="00F04CBA"/>
    <w:rsid w:val="00F073B0"/>
    <w:rsid w:val="00F07CAA"/>
    <w:rsid w:val="00F10BE4"/>
    <w:rsid w:val="00F11318"/>
    <w:rsid w:val="00F116C0"/>
    <w:rsid w:val="00F11A80"/>
    <w:rsid w:val="00F122C6"/>
    <w:rsid w:val="00F1259E"/>
    <w:rsid w:val="00F12E2E"/>
    <w:rsid w:val="00F13EA5"/>
    <w:rsid w:val="00F1419A"/>
    <w:rsid w:val="00F1530B"/>
    <w:rsid w:val="00F160F0"/>
    <w:rsid w:val="00F16C1D"/>
    <w:rsid w:val="00F17193"/>
    <w:rsid w:val="00F17E45"/>
    <w:rsid w:val="00F217DB"/>
    <w:rsid w:val="00F21F3A"/>
    <w:rsid w:val="00F2320D"/>
    <w:rsid w:val="00F235CF"/>
    <w:rsid w:val="00F23F47"/>
    <w:rsid w:val="00F24176"/>
    <w:rsid w:val="00F245A4"/>
    <w:rsid w:val="00F246C1"/>
    <w:rsid w:val="00F24EB5"/>
    <w:rsid w:val="00F25129"/>
    <w:rsid w:val="00F2514C"/>
    <w:rsid w:val="00F26FD3"/>
    <w:rsid w:val="00F2744E"/>
    <w:rsid w:val="00F27505"/>
    <w:rsid w:val="00F3076A"/>
    <w:rsid w:val="00F30DCE"/>
    <w:rsid w:val="00F31770"/>
    <w:rsid w:val="00F31BD3"/>
    <w:rsid w:val="00F32349"/>
    <w:rsid w:val="00F32FBB"/>
    <w:rsid w:val="00F33924"/>
    <w:rsid w:val="00F33BC2"/>
    <w:rsid w:val="00F34A2B"/>
    <w:rsid w:val="00F35196"/>
    <w:rsid w:val="00F35754"/>
    <w:rsid w:val="00F3635C"/>
    <w:rsid w:val="00F37442"/>
    <w:rsid w:val="00F401FE"/>
    <w:rsid w:val="00F40B28"/>
    <w:rsid w:val="00F40DEB"/>
    <w:rsid w:val="00F41E75"/>
    <w:rsid w:val="00F42B9E"/>
    <w:rsid w:val="00F43512"/>
    <w:rsid w:val="00F439AB"/>
    <w:rsid w:val="00F43E2C"/>
    <w:rsid w:val="00F43E9F"/>
    <w:rsid w:val="00F44054"/>
    <w:rsid w:val="00F4445C"/>
    <w:rsid w:val="00F44CCC"/>
    <w:rsid w:val="00F45C41"/>
    <w:rsid w:val="00F46ECA"/>
    <w:rsid w:val="00F46F22"/>
    <w:rsid w:val="00F50FE2"/>
    <w:rsid w:val="00F511DA"/>
    <w:rsid w:val="00F51D0A"/>
    <w:rsid w:val="00F521A7"/>
    <w:rsid w:val="00F53084"/>
    <w:rsid w:val="00F543C8"/>
    <w:rsid w:val="00F55696"/>
    <w:rsid w:val="00F55912"/>
    <w:rsid w:val="00F56C6A"/>
    <w:rsid w:val="00F57134"/>
    <w:rsid w:val="00F5722F"/>
    <w:rsid w:val="00F5750D"/>
    <w:rsid w:val="00F5778E"/>
    <w:rsid w:val="00F61907"/>
    <w:rsid w:val="00F61D78"/>
    <w:rsid w:val="00F61E27"/>
    <w:rsid w:val="00F62D56"/>
    <w:rsid w:val="00F652DC"/>
    <w:rsid w:val="00F6531A"/>
    <w:rsid w:val="00F65481"/>
    <w:rsid w:val="00F65714"/>
    <w:rsid w:val="00F66A8E"/>
    <w:rsid w:val="00F66E06"/>
    <w:rsid w:val="00F66FD7"/>
    <w:rsid w:val="00F67958"/>
    <w:rsid w:val="00F67F59"/>
    <w:rsid w:val="00F708FB"/>
    <w:rsid w:val="00F715BA"/>
    <w:rsid w:val="00F72A72"/>
    <w:rsid w:val="00F72BFE"/>
    <w:rsid w:val="00F72F96"/>
    <w:rsid w:val="00F731BA"/>
    <w:rsid w:val="00F73443"/>
    <w:rsid w:val="00F73CC3"/>
    <w:rsid w:val="00F751E5"/>
    <w:rsid w:val="00F760BB"/>
    <w:rsid w:val="00F762D1"/>
    <w:rsid w:val="00F765DA"/>
    <w:rsid w:val="00F76C5C"/>
    <w:rsid w:val="00F77174"/>
    <w:rsid w:val="00F77179"/>
    <w:rsid w:val="00F77578"/>
    <w:rsid w:val="00F779B6"/>
    <w:rsid w:val="00F77EAC"/>
    <w:rsid w:val="00F77FF5"/>
    <w:rsid w:val="00F81699"/>
    <w:rsid w:val="00F81717"/>
    <w:rsid w:val="00F81827"/>
    <w:rsid w:val="00F82A4D"/>
    <w:rsid w:val="00F82BF8"/>
    <w:rsid w:val="00F83C8A"/>
    <w:rsid w:val="00F83EE7"/>
    <w:rsid w:val="00F85055"/>
    <w:rsid w:val="00F85365"/>
    <w:rsid w:val="00F85C48"/>
    <w:rsid w:val="00F869C8"/>
    <w:rsid w:val="00F86B45"/>
    <w:rsid w:val="00F87755"/>
    <w:rsid w:val="00F905D1"/>
    <w:rsid w:val="00F906EA"/>
    <w:rsid w:val="00F9094A"/>
    <w:rsid w:val="00F91015"/>
    <w:rsid w:val="00F92EA4"/>
    <w:rsid w:val="00F93F60"/>
    <w:rsid w:val="00F94B71"/>
    <w:rsid w:val="00F9553D"/>
    <w:rsid w:val="00F96170"/>
    <w:rsid w:val="00F96342"/>
    <w:rsid w:val="00F96966"/>
    <w:rsid w:val="00F969DC"/>
    <w:rsid w:val="00F97637"/>
    <w:rsid w:val="00F97C9A"/>
    <w:rsid w:val="00F97E41"/>
    <w:rsid w:val="00FA0FE7"/>
    <w:rsid w:val="00FA1055"/>
    <w:rsid w:val="00FA1657"/>
    <w:rsid w:val="00FA20AC"/>
    <w:rsid w:val="00FA24A4"/>
    <w:rsid w:val="00FA2518"/>
    <w:rsid w:val="00FA3181"/>
    <w:rsid w:val="00FA3E12"/>
    <w:rsid w:val="00FA3EF1"/>
    <w:rsid w:val="00FA42C6"/>
    <w:rsid w:val="00FA4314"/>
    <w:rsid w:val="00FA4EBF"/>
    <w:rsid w:val="00FA5BE9"/>
    <w:rsid w:val="00FA5C85"/>
    <w:rsid w:val="00FA6040"/>
    <w:rsid w:val="00FA7407"/>
    <w:rsid w:val="00FA74DC"/>
    <w:rsid w:val="00FB1005"/>
    <w:rsid w:val="00FB15D0"/>
    <w:rsid w:val="00FB1C58"/>
    <w:rsid w:val="00FB294C"/>
    <w:rsid w:val="00FB3605"/>
    <w:rsid w:val="00FB3CA1"/>
    <w:rsid w:val="00FB3FF3"/>
    <w:rsid w:val="00FB4008"/>
    <w:rsid w:val="00FB4B63"/>
    <w:rsid w:val="00FB59F0"/>
    <w:rsid w:val="00FB5DC4"/>
    <w:rsid w:val="00FB6528"/>
    <w:rsid w:val="00FB6F99"/>
    <w:rsid w:val="00FB7A27"/>
    <w:rsid w:val="00FC0BBB"/>
    <w:rsid w:val="00FC1507"/>
    <w:rsid w:val="00FC1B85"/>
    <w:rsid w:val="00FC1E64"/>
    <w:rsid w:val="00FC2055"/>
    <w:rsid w:val="00FC2184"/>
    <w:rsid w:val="00FC219E"/>
    <w:rsid w:val="00FC3EE9"/>
    <w:rsid w:val="00FC4EEF"/>
    <w:rsid w:val="00FC5888"/>
    <w:rsid w:val="00FC612F"/>
    <w:rsid w:val="00FC755E"/>
    <w:rsid w:val="00FC7A16"/>
    <w:rsid w:val="00FD0655"/>
    <w:rsid w:val="00FD0963"/>
    <w:rsid w:val="00FD0B54"/>
    <w:rsid w:val="00FD1DBB"/>
    <w:rsid w:val="00FD2A71"/>
    <w:rsid w:val="00FD34EE"/>
    <w:rsid w:val="00FD3533"/>
    <w:rsid w:val="00FD429A"/>
    <w:rsid w:val="00FD4525"/>
    <w:rsid w:val="00FD4EF7"/>
    <w:rsid w:val="00FD56B6"/>
    <w:rsid w:val="00FD6805"/>
    <w:rsid w:val="00FD6F16"/>
    <w:rsid w:val="00FD6FDC"/>
    <w:rsid w:val="00FD7EF9"/>
    <w:rsid w:val="00FE0A49"/>
    <w:rsid w:val="00FE0CA6"/>
    <w:rsid w:val="00FE194B"/>
    <w:rsid w:val="00FE19E8"/>
    <w:rsid w:val="00FE1EF5"/>
    <w:rsid w:val="00FE23F9"/>
    <w:rsid w:val="00FE2437"/>
    <w:rsid w:val="00FE246A"/>
    <w:rsid w:val="00FE24B0"/>
    <w:rsid w:val="00FE2872"/>
    <w:rsid w:val="00FE4FB5"/>
    <w:rsid w:val="00FE5A6A"/>
    <w:rsid w:val="00FE600A"/>
    <w:rsid w:val="00FE641F"/>
    <w:rsid w:val="00FE644D"/>
    <w:rsid w:val="00FE74C1"/>
    <w:rsid w:val="00FE7DD3"/>
    <w:rsid w:val="00FF01D8"/>
    <w:rsid w:val="00FF275D"/>
    <w:rsid w:val="00FF32BA"/>
    <w:rsid w:val="00FF4F37"/>
    <w:rsid w:val="00FF5208"/>
    <w:rsid w:val="00FF575A"/>
    <w:rsid w:val="00FF6783"/>
    <w:rsid w:val="00FF6950"/>
    <w:rsid w:val="00FF6DE6"/>
    <w:rsid w:val="00FF73C4"/>
    <w:rsid w:val="07333633"/>
    <w:rsid w:val="1E795A07"/>
    <w:rsid w:val="3299EE02"/>
    <w:rsid w:val="33B7B81B"/>
    <w:rsid w:val="39FEEC27"/>
    <w:rsid w:val="4AF82373"/>
    <w:rsid w:val="4CFD3A54"/>
    <w:rsid w:val="57522C82"/>
    <w:rsid w:val="6B9DC43F"/>
    <w:rsid w:val="719D7A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F6BB9C"/>
  <w15:chartTrackingRefBased/>
  <w15:docId w15:val="{299D3501-5E6E-485D-95C5-39A7A46D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qFormat="1"/>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locked="1"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EF7"/>
    <w:pPr>
      <w:suppressAutoHyphens/>
      <w:spacing w:before="0"/>
      <w:jc w:val="both"/>
    </w:pPr>
    <w:rPr>
      <w:rFonts w:eastAsiaTheme="minorHAnsi"/>
      <w:sz w:val="24"/>
      <w:szCs w:val="24"/>
    </w:rPr>
  </w:style>
  <w:style w:type="paragraph" w:styleId="Heading1">
    <w:name w:val="heading 1"/>
    <w:aliases w:val="H1 - NR 2026"/>
    <w:basedOn w:val="Normal"/>
    <w:next w:val="Normal"/>
    <w:link w:val="Heading1Char"/>
    <w:uiPriority w:val="3"/>
    <w:qFormat/>
    <w:rsid w:val="009E14E4"/>
    <w:pPr>
      <w:keepNext/>
      <w:keepLines/>
      <w:numPr>
        <w:numId w:val="15"/>
      </w:numPr>
      <w:spacing w:before="480" w:after="120" w:line="240" w:lineRule="auto"/>
      <w:outlineLvl w:val="0"/>
    </w:pPr>
    <w:rPr>
      <w:rFonts w:asciiTheme="majorHAnsi" w:hAnsiTheme="majorHAnsi" w:cs="Times New Roman (Body CS)"/>
      <w:caps/>
      <w:color w:val="153D63" w:themeColor="text2" w:themeTint="E6"/>
      <w:spacing w:val="10"/>
      <w:sz w:val="28"/>
    </w:rPr>
  </w:style>
  <w:style w:type="paragraph" w:styleId="Heading2">
    <w:name w:val="heading 2"/>
    <w:aliases w:val="H2 - NR 2026"/>
    <w:basedOn w:val="Normal"/>
    <w:next w:val="Normal"/>
    <w:link w:val="Heading2Char"/>
    <w:uiPriority w:val="4"/>
    <w:qFormat/>
    <w:rsid w:val="009E14E4"/>
    <w:pPr>
      <w:keepNext/>
      <w:keepLines/>
      <w:numPr>
        <w:ilvl w:val="1"/>
        <w:numId w:val="15"/>
      </w:numPr>
      <w:spacing w:before="360" w:after="120"/>
      <w:outlineLvl w:val="1"/>
    </w:pPr>
    <w:rPr>
      <w:rFonts w:cs="Times New Roman (Body CS)"/>
      <w:b/>
      <w:caps/>
      <w:noProof/>
      <w:color w:val="5F97AC" w:themeColor="accent6" w:themeShade="BF"/>
      <w:spacing w:val="1"/>
      <w:sz w:val="28"/>
    </w:rPr>
  </w:style>
  <w:style w:type="paragraph" w:styleId="Heading3">
    <w:name w:val="heading 3"/>
    <w:aliases w:val="H3 - NR 2026"/>
    <w:basedOn w:val="Normal"/>
    <w:next w:val="Normal"/>
    <w:link w:val="Heading3Char"/>
    <w:uiPriority w:val="5"/>
    <w:qFormat/>
    <w:rsid w:val="009E14E4"/>
    <w:pPr>
      <w:numPr>
        <w:ilvl w:val="2"/>
        <w:numId w:val="14"/>
      </w:numPr>
      <w:spacing w:before="360"/>
      <w:outlineLvl w:val="2"/>
    </w:pPr>
    <w:rPr>
      <w:rFonts w:ascii="Arial" w:hAnsi="Arial"/>
      <w:b/>
      <w:bCs/>
      <w:caps/>
      <w:color w:val="153D63" w:themeColor="text2" w:themeTint="E6"/>
      <w:spacing w:val="15"/>
      <w:szCs w:val="22"/>
    </w:rPr>
  </w:style>
  <w:style w:type="paragraph" w:styleId="Heading4">
    <w:name w:val="heading 4"/>
    <w:aliases w:val="H4 - NR 2026"/>
    <w:basedOn w:val="Normal"/>
    <w:next w:val="Normal"/>
    <w:link w:val="Heading4Char"/>
    <w:uiPriority w:val="6"/>
    <w:qFormat/>
    <w:locked/>
    <w:rsid w:val="009E14E4"/>
    <w:pPr>
      <w:numPr>
        <w:ilvl w:val="3"/>
        <w:numId w:val="15"/>
      </w:numPr>
      <w:spacing w:before="240"/>
      <w:outlineLvl w:val="3"/>
    </w:pPr>
    <w:rPr>
      <w:caps/>
      <w:color w:val="153D63" w:themeColor="text2" w:themeTint="E6"/>
      <w:spacing w:val="10"/>
    </w:rPr>
  </w:style>
  <w:style w:type="paragraph" w:styleId="Heading5">
    <w:name w:val="heading 5"/>
    <w:basedOn w:val="Normal"/>
    <w:next w:val="Normal"/>
    <w:link w:val="Heading5Char"/>
    <w:uiPriority w:val="7"/>
    <w:qFormat/>
    <w:locked/>
    <w:rsid w:val="009E14E4"/>
    <w:pPr>
      <w:numPr>
        <w:ilvl w:val="4"/>
        <w:numId w:val="15"/>
      </w:numPr>
      <w:pBdr>
        <w:bottom w:val="single" w:sz="6" w:space="1" w:color="053D58" w:themeColor="accent1"/>
      </w:pBdr>
      <w:spacing w:before="200" w:after="0"/>
      <w:outlineLvl w:val="4"/>
    </w:pPr>
    <w:rPr>
      <w:caps/>
      <w:color w:val="032D41" w:themeColor="accent1" w:themeShade="BF"/>
      <w:spacing w:val="10"/>
    </w:rPr>
  </w:style>
  <w:style w:type="paragraph" w:styleId="Heading6">
    <w:name w:val="heading 6"/>
    <w:basedOn w:val="Normal"/>
    <w:next w:val="Normal"/>
    <w:link w:val="Heading6Char"/>
    <w:uiPriority w:val="9"/>
    <w:semiHidden/>
    <w:qFormat/>
    <w:locked/>
    <w:rsid w:val="009E14E4"/>
    <w:pPr>
      <w:numPr>
        <w:ilvl w:val="5"/>
        <w:numId w:val="15"/>
      </w:numPr>
      <w:pBdr>
        <w:bottom w:val="dotted" w:sz="6" w:space="1" w:color="053D58" w:themeColor="accent1"/>
      </w:pBdr>
      <w:spacing w:before="200" w:after="0"/>
      <w:outlineLvl w:val="5"/>
    </w:pPr>
    <w:rPr>
      <w:caps/>
      <w:color w:val="032D41" w:themeColor="accent1" w:themeShade="BF"/>
      <w:spacing w:val="10"/>
    </w:rPr>
  </w:style>
  <w:style w:type="paragraph" w:styleId="Heading7">
    <w:name w:val="heading 7"/>
    <w:basedOn w:val="Normal"/>
    <w:next w:val="Normal"/>
    <w:link w:val="Heading7Char"/>
    <w:uiPriority w:val="9"/>
    <w:semiHidden/>
    <w:qFormat/>
    <w:locked/>
    <w:rsid w:val="009E14E4"/>
    <w:pPr>
      <w:numPr>
        <w:ilvl w:val="6"/>
        <w:numId w:val="15"/>
      </w:numPr>
      <w:spacing w:before="200" w:after="0"/>
      <w:outlineLvl w:val="6"/>
    </w:pPr>
    <w:rPr>
      <w:caps/>
      <w:color w:val="032D41" w:themeColor="accent1" w:themeShade="BF"/>
      <w:spacing w:val="10"/>
    </w:rPr>
  </w:style>
  <w:style w:type="paragraph" w:styleId="Heading8">
    <w:name w:val="heading 8"/>
    <w:basedOn w:val="Normal"/>
    <w:next w:val="Normal"/>
    <w:link w:val="Heading8Char"/>
    <w:uiPriority w:val="9"/>
    <w:semiHidden/>
    <w:qFormat/>
    <w:locked/>
    <w:rsid w:val="009E14E4"/>
    <w:pPr>
      <w:numPr>
        <w:ilvl w:val="7"/>
        <w:numId w:val="15"/>
      </w:numPr>
      <w:spacing w:before="200" w:after="0"/>
      <w:outlineLvl w:val="7"/>
    </w:pPr>
    <w:rPr>
      <w:caps/>
      <w:spacing w:val="10"/>
      <w:sz w:val="18"/>
    </w:rPr>
  </w:style>
  <w:style w:type="paragraph" w:styleId="Heading9">
    <w:name w:val="heading 9"/>
    <w:basedOn w:val="Normal"/>
    <w:next w:val="Normal"/>
    <w:link w:val="Heading9Char"/>
    <w:uiPriority w:val="9"/>
    <w:semiHidden/>
    <w:qFormat/>
    <w:locked/>
    <w:rsid w:val="009E14E4"/>
    <w:pPr>
      <w:numPr>
        <w:ilvl w:val="8"/>
        <w:numId w:val="15"/>
      </w:numPr>
      <w:spacing w:before="200" w:after="0"/>
      <w:outlineLvl w:val="8"/>
    </w:pPr>
    <w:rPr>
      <w:i/>
      <w:iCs/>
      <w:caps/>
      <w:spacing w:val="1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 NR 2026 Char"/>
    <w:basedOn w:val="DefaultParagraphFont"/>
    <w:link w:val="Heading1"/>
    <w:uiPriority w:val="3"/>
    <w:locked/>
    <w:rsid w:val="00EF3A21"/>
    <w:rPr>
      <w:rFonts w:asciiTheme="majorHAnsi" w:eastAsiaTheme="minorHAnsi" w:hAnsiTheme="majorHAnsi" w:cs="Times New Roman (Body CS)"/>
      <w:caps/>
      <w:color w:val="153D63" w:themeColor="text2" w:themeTint="E6"/>
      <w:spacing w:val="10"/>
      <w:sz w:val="28"/>
      <w:szCs w:val="24"/>
    </w:rPr>
  </w:style>
  <w:style w:type="character" w:customStyle="1" w:styleId="Heading2Char">
    <w:name w:val="Heading 2 Char"/>
    <w:aliases w:val="H2 - NR 2026 Char"/>
    <w:basedOn w:val="DefaultParagraphFont"/>
    <w:link w:val="Heading2"/>
    <w:uiPriority w:val="4"/>
    <w:locked/>
    <w:rsid w:val="00EF3A21"/>
    <w:rPr>
      <w:rFonts w:eastAsiaTheme="minorHAnsi" w:cs="Times New Roman (Body CS)"/>
      <w:b/>
      <w:caps/>
      <w:noProof/>
      <w:color w:val="5F97AC" w:themeColor="accent6" w:themeShade="BF"/>
      <w:spacing w:val="1"/>
      <w:sz w:val="28"/>
      <w:szCs w:val="24"/>
    </w:rPr>
  </w:style>
  <w:style w:type="character" w:customStyle="1" w:styleId="Heading3Char">
    <w:name w:val="Heading 3 Char"/>
    <w:aliases w:val="H3 - NR 2026 Char"/>
    <w:basedOn w:val="DefaultParagraphFont"/>
    <w:link w:val="Heading3"/>
    <w:uiPriority w:val="5"/>
    <w:locked/>
    <w:rsid w:val="00EF3A21"/>
    <w:rPr>
      <w:rFonts w:ascii="Arial" w:eastAsiaTheme="minorHAnsi" w:hAnsi="Arial"/>
      <w:b/>
      <w:bCs/>
      <w:caps/>
      <w:color w:val="153D63" w:themeColor="text2" w:themeTint="E6"/>
      <w:spacing w:val="15"/>
      <w:sz w:val="24"/>
      <w:szCs w:val="22"/>
    </w:rPr>
  </w:style>
  <w:style w:type="paragraph" w:customStyle="1" w:styleId="DouglasNormal">
    <w:name w:val="Douglas Normal"/>
    <w:basedOn w:val="Normal"/>
    <w:link w:val="DouglasNormalChar"/>
    <w:uiPriority w:val="99"/>
    <w:semiHidden/>
    <w:rsid w:val="007A5279"/>
  </w:style>
  <w:style w:type="paragraph" w:customStyle="1" w:styleId="DouglasHeading1">
    <w:name w:val="Douglas Heading 1"/>
    <w:basedOn w:val="DouglasNormal"/>
    <w:uiPriority w:val="99"/>
    <w:semiHidden/>
    <w:rsid w:val="006E2E4F"/>
    <w:pPr>
      <w:keepNext/>
      <w:numPr>
        <w:numId w:val="1"/>
      </w:numPr>
    </w:pPr>
    <w:rPr>
      <w:b/>
      <w:caps/>
      <w:sz w:val="28"/>
      <w:szCs w:val="28"/>
    </w:rPr>
  </w:style>
  <w:style w:type="paragraph" w:customStyle="1" w:styleId="DouglasHeading2">
    <w:name w:val="Douglas Heading 2"/>
    <w:basedOn w:val="DouglasNormal"/>
    <w:uiPriority w:val="99"/>
    <w:semiHidden/>
    <w:rsid w:val="006E2E4F"/>
    <w:pPr>
      <w:keepNext/>
      <w:tabs>
        <w:tab w:val="num" w:pos="1440"/>
      </w:tabs>
      <w:ind w:left="1440" w:hanging="1440"/>
    </w:pPr>
    <w:rPr>
      <w:b/>
      <w:sz w:val="28"/>
    </w:rPr>
  </w:style>
  <w:style w:type="paragraph" w:customStyle="1" w:styleId="DouglasHeading3">
    <w:name w:val="Douglas Heading 3"/>
    <w:basedOn w:val="DouglasNormal"/>
    <w:link w:val="DouglasHeading3Char"/>
    <w:uiPriority w:val="99"/>
    <w:semiHidden/>
    <w:rsid w:val="006E2E4F"/>
    <w:pPr>
      <w:numPr>
        <w:ilvl w:val="2"/>
        <w:numId w:val="1"/>
      </w:numPr>
    </w:pPr>
    <w:rPr>
      <w:b/>
    </w:rPr>
  </w:style>
  <w:style w:type="paragraph" w:customStyle="1" w:styleId="DouglasHeading4">
    <w:name w:val="Douglas Heading 4"/>
    <w:basedOn w:val="DouglasNormal"/>
    <w:uiPriority w:val="99"/>
    <w:semiHidden/>
    <w:rsid w:val="006E2E4F"/>
    <w:pPr>
      <w:numPr>
        <w:ilvl w:val="3"/>
        <w:numId w:val="1"/>
      </w:numPr>
    </w:pPr>
  </w:style>
  <w:style w:type="paragraph" w:customStyle="1" w:styleId="DouglasTitle">
    <w:name w:val="Douglas Title"/>
    <w:basedOn w:val="DouglasNormal"/>
    <w:uiPriority w:val="99"/>
    <w:semiHidden/>
    <w:rsid w:val="007A59DC"/>
    <w:pPr>
      <w:jc w:val="center"/>
    </w:pPr>
    <w:rPr>
      <w:b/>
      <w:caps/>
      <w:sz w:val="28"/>
      <w:szCs w:val="32"/>
    </w:rPr>
  </w:style>
  <w:style w:type="paragraph" w:customStyle="1" w:styleId="DouglasHeading5">
    <w:name w:val="Douglas Heading 5"/>
    <w:basedOn w:val="DouglasNormal"/>
    <w:link w:val="DouglasHeading5Char"/>
    <w:uiPriority w:val="99"/>
    <w:semiHidden/>
    <w:rsid w:val="007A5279"/>
    <w:rPr>
      <w:u w:val="single"/>
    </w:rPr>
  </w:style>
  <w:style w:type="paragraph" w:customStyle="1" w:styleId="DouglasHeading6">
    <w:name w:val="Douglas Heading 6"/>
    <w:basedOn w:val="DouglasNormal"/>
    <w:uiPriority w:val="99"/>
    <w:semiHidden/>
    <w:rsid w:val="007A5279"/>
    <w:rPr>
      <w:i/>
    </w:rPr>
  </w:style>
  <w:style w:type="character" w:customStyle="1" w:styleId="DouglasNormalChar">
    <w:name w:val="Douglas Normal Char"/>
    <w:link w:val="DouglasNormal"/>
    <w:uiPriority w:val="99"/>
    <w:semiHidden/>
    <w:locked/>
    <w:rsid w:val="00EF3A21"/>
    <w:rPr>
      <w:rFonts w:eastAsiaTheme="minorHAnsi"/>
      <w:sz w:val="24"/>
      <w:szCs w:val="24"/>
    </w:rPr>
  </w:style>
  <w:style w:type="paragraph" w:styleId="BalloonText">
    <w:name w:val="Balloon Text"/>
    <w:basedOn w:val="Normal"/>
    <w:link w:val="BalloonTextChar"/>
    <w:uiPriority w:val="99"/>
    <w:semiHidden/>
    <w:rsid w:val="001C214F"/>
    <w:rPr>
      <w:rFonts w:ascii="Tahoma" w:hAnsi="Tahoma" w:cs="Tahoma"/>
      <w:sz w:val="16"/>
      <w:szCs w:val="16"/>
    </w:rPr>
  </w:style>
  <w:style w:type="character" w:customStyle="1" w:styleId="BalloonTextChar">
    <w:name w:val="Balloon Text Char"/>
    <w:link w:val="BalloonText"/>
    <w:uiPriority w:val="99"/>
    <w:semiHidden/>
    <w:locked/>
    <w:rsid w:val="00421A3F"/>
    <w:rPr>
      <w:rFonts w:cs="Times New Roman"/>
      <w:sz w:val="2"/>
    </w:rPr>
  </w:style>
  <w:style w:type="paragraph" w:styleId="TableofFigures">
    <w:name w:val="table of figures"/>
    <w:basedOn w:val="TOC2"/>
    <w:next w:val="Normal"/>
    <w:link w:val="TableofFiguresChar"/>
    <w:uiPriority w:val="10"/>
    <w:qFormat/>
    <w:rsid w:val="00EA1435"/>
    <w:pPr>
      <w:tabs>
        <w:tab w:val="clear" w:pos="720"/>
        <w:tab w:val="clear" w:pos="9360"/>
        <w:tab w:val="right" w:leader="dot" w:pos="9350"/>
      </w:tabs>
      <w:spacing w:before="240" w:after="0"/>
      <w:ind w:left="202" w:firstLine="0"/>
    </w:pPr>
    <w:rPr>
      <w:noProof w:val="0"/>
    </w:rPr>
  </w:style>
  <w:style w:type="paragraph" w:styleId="TOC1">
    <w:name w:val="toc 1"/>
    <w:basedOn w:val="Normal"/>
    <w:next w:val="Normal"/>
    <w:autoRedefine/>
    <w:uiPriority w:val="11"/>
    <w:rsid w:val="0021312E"/>
    <w:pPr>
      <w:tabs>
        <w:tab w:val="left" w:pos="720"/>
        <w:tab w:val="right" w:leader="dot" w:pos="9360"/>
      </w:tabs>
      <w:spacing w:after="0" w:line="240" w:lineRule="auto"/>
      <w:ind w:left="720" w:hanging="720"/>
    </w:pPr>
    <w:rPr>
      <w:b/>
      <w:caps/>
    </w:rPr>
  </w:style>
  <w:style w:type="paragraph" w:customStyle="1" w:styleId="DouglasFooter">
    <w:name w:val="Douglas Footer"/>
    <w:basedOn w:val="Footer"/>
    <w:link w:val="DouglasFooterChar"/>
    <w:semiHidden/>
    <w:rsid w:val="004E2D81"/>
    <w:pPr>
      <w:pBdr>
        <w:top w:val="single" w:sz="6" w:space="1" w:color="auto"/>
      </w:pBdr>
      <w:tabs>
        <w:tab w:val="clear" w:pos="4320"/>
        <w:tab w:val="clear" w:pos="8640"/>
        <w:tab w:val="center" w:pos="4680"/>
        <w:tab w:val="right" w:pos="9360"/>
      </w:tabs>
      <w:spacing w:before="240"/>
      <w:contextualSpacing/>
    </w:pPr>
    <w:rPr>
      <w:i/>
    </w:rPr>
  </w:style>
  <w:style w:type="paragraph" w:styleId="Footer">
    <w:name w:val="footer"/>
    <w:basedOn w:val="Normal"/>
    <w:link w:val="FooterChar"/>
    <w:uiPriority w:val="99"/>
    <w:rsid w:val="00E509CC"/>
    <w:pPr>
      <w:tabs>
        <w:tab w:val="center" w:pos="4320"/>
        <w:tab w:val="right" w:pos="8640"/>
      </w:tabs>
    </w:pPr>
  </w:style>
  <w:style w:type="character" w:customStyle="1" w:styleId="FooterChar">
    <w:name w:val="Footer Char"/>
    <w:link w:val="Footer"/>
    <w:uiPriority w:val="99"/>
    <w:locked/>
    <w:rsid w:val="00EF3A21"/>
    <w:rPr>
      <w:rFonts w:eastAsiaTheme="minorHAnsi"/>
      <w:sz w:val="24"/>
      <w:szCs w:val="24"/>
    </w:rPr>
  </w:style>
  <w:style w:type="paragraph" w:styleId="TOC4">
    <w:name w:val="toc 4"/>
    <w:basedOn w:val="Normal"/>
    <w:next w:val="Normal"/>
    <w:autoRedefine/>
    <w:uiPriority w:val="99"/>
    <w:semiHidden/>
    <w:rsid w:val="002E071B"/>
    <w:pPr>
      <w:tabs>
        <w:tab w:val="left" w:pos="720"/>
        <w:tab w:val="left" w:pos="2160"/>
        <w:tab w:val="right" w:leader="dot" w:pos="9360"/>
      </w:tabs>
      <w:ind w:left="2160" w:hanging="1440"/>
    </w:pPr>
  </w:style>
  <w:style w:type="paragraph" w:styleId="TOC3">
    <w:name w:val="toc 3"/>
    <w:basedOn w:val="Normal"/>
    <w:next w:val="Normal"/>
    <w:autoRedefine/>
    <w:uiPriority w:val="39"/>
    <w:semiHidden/>
    <w:rsid w:val="00707DC0"/>
    <w:pPr>
      <w:tabs>
        <w:tab w:val="right" w:leader="hyphen" w:pos="720"/>
        <w:tab w:val="right" w:leader="dot" w:pos="9360"/>
      </w:tabs>
      <w:ind w:left="2160" w:hanging="1440"/>
    </w:pPr>
    <w:rPr>
      <w:noProof/>
    </w:rPr>
  </w:style>
  <w:style w:type="paragraph" w:styleId="TOC2">
    <w:name w:val="toc 2"/>
    <w:basedOn w:val="Normal"/>
    <w:next w:val="Normal"/>
    <w:uiPriority w:val="39"/>
    <w:qFormat/>
    <w:rsid w:val="005C70EB"/>
    <w:pPr>
      <w:tabs>
        <w:tab w:val="left" w:leader="hyphen" w:pos="720"/>
        <w:tab w:val="right" w:leader="dot" w:pos="9360"/>
      </w:tabs>
      <w:ind w:left="2160" w:hanging="1440"/>
    </w:pPr>
    <w:rPr>
      <w:noProof/>
    </w:rPr>
  </w:style>
  <w:style w:type="paragraph" w:customStyle="1" w:styleId="DouglasBulletedList">
    <w:name w:val="Douglas Bulleted List"/>
    <w:basedOn w:val="DouglasNormal"/>
    <w:uiPriority w:val="99"/>
    <w:semiHidden/>
    <w:rsid w:val="00CB0B45"/>
    <w:pPr>
      <w:numPr>
        <w:numId w:val="2"/>
      </w:numPr>
    </w:pPr>
  </w:style>
  <w:style w:type="character" w:styleId="PageNumber">
    <w:name w:val="page number"/>
    <w:uiPriority w:val="99"/>
    <w:semiHidden/>
    <w:rsid w:val="00080C2C"/>
    <w:rPr>
      <w:rFonts w:cs="Times New Roman"/>
      <w:sz w:val="20"/>
      <w:szCs w:val="20"/>
    </w:rPr>
  </w:style>
  <w:style w:type="paragraph" w:customStyle="1" w:styleId="DouglasFigureCaption">
    <w:name w:val="Douglas Figure Caption"/>
    <w:basedOn w:val="DouglasNormal"/>
    <w:link w:val="DouglasFigureCaptionChar"/>
    <w:uiPriority w:val="99"/>
    <w:semiHidden/>
    <w:rsid w:val="004E52CD"/>
    <w:pPr>
      <w:tabs>
        <w:tab w:val="left" w:pos="1800"/>
      </w:tabs>
      <w:ind w:left="1800" w:hanging="1800"/>
    </w:pPr>
    <w:rPr>
      <w:rFonts w:ascii="Times New Roman Bold" w:hAnsi="Times New Roman Bold"/>
      <w:b/>
    </w:rPr>
  </w:style>
  <w:style w:type="paragraph" w:customStyle="1" w:styleId="DouglasTableCaption">
    <w:name w:val="Douglas Table Caption"/>
    <w:basedOn w:val="DouglasNormal"/>
    <w:link w:val="DouglasTableCaptionChar"/>
    <w:uiPriority w:val="99"/>
    <w:semiHidden/>
    <w:rsid w:val="004E52CD"/>
    <w:pPr>
      <w:tabs>
        <w:tab w:val="left" w:pos="1800"/>
      </w:tabs>
      <w:ind w:left="1800" w:hanging="1800"/>
    </w:pPr>
    <w:rPr>
      <w:rFonts w:ascii="Times New Roman Bold" w:hAnsi="Times New Roman Bold"/>
      <w:b/>
    </w:rPr>
  </w:style>
  <w:style w:type="paragraph" w:customStyle="1" w:styleId="DouglasExhibitTitle">
    <w:name w:val="Douglas Exhibit Title"/>
    <w:basedOn w:val="DouglasNormal"/>
    <w:uiPriority w:val="99"/>
    <w:semiHidden/>
    <w:rsid w:val="00A97897"/>
    <w:pPr>
      <w:jc w:val="center"/>
    </w:pPr>
    <w:rPr>
      <w:b/>
      <w:caps/>
      <w:sz w:val="28"/>
      <w:szCs w:val="28"/>
    </w:rPr>
  </w:style>
  <w:style w:type="character" w:styleId="Hyperlink">
    <w:name w:val="Hyperlink"/>
    <w:semiHidden/>
    <w:rsid w:val="00FB1005"/>
    <w:rPr>
      <w:rFonts w:cs="Times New Roman"/>
      <w:color w:val="0000FF"/>
      <w:u w:val="single"/>
    </w:rPr>
  </w:style>
  <w:style w:type="paragraph" w:styleId="Header">
    <w:name w:val="header"/>
    <w:basedOn w:val="Normal"/>
    <w:link w:val="HeaderChar"/>
    <w:uiPriority w:val="99"/>
    <w:unhideWhenUsed/>
    <w:rsid w:val="00FB1005"/>
    <w:pPr>
      <w:tabs>
        <w:tab w:val="center" w:pos="4320"/>
        <w:tab w:val="right" w:pos="8640"/>
      </w:tabs>
    </w:pPr>
  </w:style>
  <w:style w:type="character" w:customStyle="1" w:styleId="HeaderChar">
    <w:name w:val="Header Char"/>
    <w:link w:val="Header"/>
    <w:uiPriority w:val="99"/>
    <w:locked/>
    <w:rsid w:val="00EF3A21"/>
    <w:rPr>
      <w:rFonts w:eastAsiaTheme="minorHAnsi"/>
      <w:sz w:val="24"/>
      <w:szCs w:val="24"/>
    </w:rPr>
  </w:style>
  <w:style w:type="paragraph" w:customStyle="1" w:styleId="DouglasPageTitle">
    <w:name w:val="Douglas Page Title"/>
    <w:basedOn w:val="DouglasNormal"/>
    <w:uiPriority w:val="99"/>
    <w:semiHidden/>
    <w:rsid w:val="004A5442"/>
    <w:rPr>
      <w:rFonts w:ascii="Times New Roman Bold" w:hAnsi="Times New Roman Bold"/>
      <w:b/>
      <w:caps/>
    </w:rPr>
  </w:style>
  <w:style w:type="character" w:styleId="CommentReference">
    <w:name w:val="annotation reference"/>
    <w:semiHidden/>
    <w:qFormat/>
    <w:rsid w:val="00AA47F5"/>
    <w:rPr>
      <w:rFonts w:cs="Times New Roman"/>
      <w:sz w:val="16"/>
      <w:szCs w:val="16"/>
    </w:rPr>
  </w:style>
  <w:style w:type="paragraph" w:styleId="CommentText">
    <w:name w:val="annotation text"/>
    <w:basedOn w:val="Normal"/>
    <w:link w:val="CommentTextChar"/>
    <w:semiHidden/>
    <w:rsid w:val="00AA47F5"/>
  </w:style>
  <w:style w:type="character" w:customStyle="1" w:styleId="CommentTextChar">
    <w:name w:val="Comment Text Char"/>
    <w:link w:val="CommentText"/>
    <w:semiHidden/>
    <w:locked/>
    <w:rsid w:val="00EF3A21"/>
    <w:rPr>
      <w:rFonts w:eastAsiaTheme="minorHAnsi"/>
      <w:sz w:val="24"/>
      <w:szCs w:val="24"/>
    </w:rPr>
  </w:style>
  <w:style w:type="paragraph" w:styleId="CommentSubject">
    <w:name w:val="annotation subject"/>
    <w:basedOn w:val="CommentText"/>
    <w:next w:val="CommentText"/>
    <w:link w:val="CommentSubjectChar"/>
    <w:semiHidden/>
    <w:rsid w:val="00AA47F5"/>
    <w:rPr>
      <w:b/>
      <w:bCs/>
    </w:rPr>
  </w:style>
  <w:style w:type="character" w:customStyle="1" w:styleId="CommentSubjectChar">
    <w:name w:val="Comment Subject Char"/>
    <w:link w:val="CommentSubject"/>
    <w:semiHidden/>
    <w:locked/>
    <w:rsid w:val="00EF3A21"/>
    <w:rPr>
      <w:rFonts w:eastAsiaTheme="minorHAnsi"/>
      <w:b/>
      <w:bCs/>
      <w:sz w:val="24"/>
      <w:szCs w:val="24"/>
    </w:rPr>
  </w:style>
  <w:style w:type="character" w:customStyle="1" w:styleId="DouglasFooterChar">
    <w:name w:val="Douglas Footer Char"/>
    <w:link w:val="DouglasFooter"/>
    <w:semiHidden/>
    <w:locked/>
    <w:rsid w:val="00EF3A21"/>
    <w:rPr>
      <w:rFonts w:eastAsiaTheme="minorHAnsi"/>
      <w:i/>
      <w:sz w:val="24"/>
      <w:szCs w:val="24"/>
    </w:rPr>
  </w:style>
  <w:style w:type="character" w:customStyle="1" w:styleId="DouglasPageNumberChar">
    <w:name w:val="Douglas Page Number Char"/>
    <w:link w:val="DouglasPageNumber"/>
    <w:uiPriority w:val="99"/>
    <w:semiHidden/>
    <w:locked/>
    <w:rsid w:val="00EF3A21"/>
    <w:rPr>
      <w:rFonts w:eastAsiaTheme="minorHAnsi"/>
      <w:sz w:val="24"/>
      <w:szCs w:val="24"/>
    </w:rPr>
  </w:style>
  <w:style w:type="paragraph" w:customStyle="1" w:styleId="DouglasPageNumber">
    <w:name w:val="Douglas Page Number"/>
    <w:basedOn w:val="DouglasNormal"/>
    <w:link w:val="DouglasPageNumberChar"/>
    <w:uiPriority w:val="99"/>
    <w:semiHidden/>
    <w:rsid w:val="00E56432"/>
  </w:style>
  <w:style w:type="paragraph" w:customStyle="1" w:styleId="Char2">
    <w:name w:val="Char2"/>
    <w:basedOn w:val="Normal"/>
    <w:uiPriority w:val="99"/>
    <w:semiHidden/>
    <w:rsid w:val="00137A09"/>
    <w:pPr>
      <w:spacing w:after="160" w:line="240" w:lineRule="exact"/>
    </w:pPr>
    <w:rPr>
      <w:rFonts w:ascii="Verdana" w:hAnsi="Verdana"/>
    </w:rPr>
  </w:style>
  <w:style w:type="paragraph" w:styleId="NormalWeb">
    <w:name w:val="Normal (Web)"/>
    <w:basedOn w:val="Normal"/>
    <w:uiPriority w:val="99"/>
    <w:rsid w:val="00137A09"/>
  </w:style>
  <w:style w:type="character" w:styleId="Emphasis">
    <w:name w:val="Emphasis"/>
    <w:uiPriority w:val="12"/>
    <w:qFormat/>
    <w:rsid w:val="00CD17A3"/>
    <w:rPr>
      <w:caps/>
      <w:color w:val="021E2B" w:themeColor="accent1" w:themeShade="7F"/>
      <w:spacing w:val="5"/>
    </w:rPr>
  </w:style>
  <w:style w:type="table" w:styleId="TableGrid">
    <w:name w:val="Table Grid"/>
    <w:basedOn w:val="TableNormal"/>
    <w:uiPriority w:val="99"/>
    <w:rsid w:val="00BC2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next w:val="Normal"/>
    <w:link w:val="BodyText2Char"/>
    <w:uiPriority w:val="99"/>
    <w:semiHidden/>
    <w:rsid w:val="00D767AD"/>
    <w:pPr>
      <w:autoSpaceDE w:val="0"/>
      <w:autoSpaceDN w:val="0"/>
      <w:adjustRightInd w:val="0"/>
    </w:pPr>
    <w:rPr>
      <w:rFonts w:ascii="AFIODA+TimesNewRoman" w:hAnsi="AFIODA+TimesNewRoman"/>
    </w:rPr>
  </w:style>
  <w:style w:type="character" w:customStyle="1" w:styleId="BodyText2Char">
    <w:name w:val="Body Text 2 Char"/>
    <w:link w:val="BodyText2"/>
    <w:uiPriority w:val="99"/>
    <w:semiHidden/>
    <w:locked/>
    <w:rsid w:val="00EF3A21"/>
    <w:rPr>
      <w:rFonts w:ascii="AFIODA+TimesNewRoman" w:eastAsiaTheme="minorHAnsi" w:hAnsi="AFIODA+TimesNewRoman"/>
      <w:sz w:val="24"/>
      <w:szCs w:val="24"/>
    </w:rPr>
  </w:style>
  <w:style w:type="paragraph" w:customStyle="1" w:styleId="Default">
    <w:name w:val="Default"/>
    <w:uiPriority w:val="99"/>
    <w:semiHidden/>
    <w:rsid w:val="009A27AB"/>
    <w:pPr>
      <w:autoSpaceDE w:val="0"/>
      <w:autoSpaceDN w:val="0"/>
      <w:adjustRightInd w:val="0"/>
    </w:pPr>
    <w:rPr>
      <w:rFonts w:ascii="Arial" w:hAnsi="Arial" w:cs="Arial"/>
      <w:color w:val="000000"/>
      <w:sz w:val="24"/>
      <w:szCs w:val="24"/>
    </w:rPr>
  </w:style>
  <w:style w:type="paragraph" w:customStyle="1" w:styleId="Char1">
    <w:name w:val="Char1"/>
    <w:basedOn w:val="Normal"/>
    <w:uiPriority w:val="99"/>
    <w:semiHidden/>
    <w:rsid w:val="0057179A"/>
    <w:pPr>
      <w:spacing w:after="160" w:line="240" w:lineRule="exact"/>
    </w:pPr>
    <w:rPr>
      <w:rFonts w:ascii="Verdana" w:hAnsi="Verdana"/>
    </w:rPr>
  </w:style>
  <w:style w:type="character" w:customStyle="1" w:styleId="DouglasFigureCaptionChar">
    <w:name w:val="Douglas Figure Caption Char"/>
    <w:link w:val="DouglasFigureCaption"/>
    <w:uiPriority w:val="99"/>
    <w:semiHidden/>
    <w:locked/>
    <w:rsid w:val="00EF3A21"/>
    <w:rPr>
      <w:rFonts w:ascii="Times New Roman Bold" w:eastAsiaTheme="minorHAnsi" w:hAnsi="Times New Roman Bold"/>
      <w:b/>
      <w:sz w:val="24"/>
      <w:szCs w:val="24"/>
    </w:rPr>
  </w:style>
  <w:style w:type="paragraph" w:styleId="FootnoteText">
    <w:name w:val="footnote text"/>
    <w:aliases w:val="Char3,EA Footnote Text,Footnote Text Char1,Footnote Text Char Char,Footnote Text (EIS) Char Char,fnt Char Char,Footnote Text (EIS) Char1,fnt Char1,Footnote Text (EIS) Char,fnt Char,Footnote Text (EIS),fnt,Footnote text (EA) Char Char,f"/>
    <w:basedOn w:val="Normal"/>
    <w:link w:val="FootnoteTextChar"/>
    <w:uiPriority w:val="9"/>
    <w:qFormat/>
    <w:rsid w:val="00655926"/>
    <w:rPr>
      <w:sz w:val="20"/>
    </w:rPr>
  </w:style>
  <w:style w:type="character" w:customStyle="1" w:styleId="FootnoteTextChar">
    <w:name w:val="Footnote Text Char"/>
    <w:aliases w:val="Char3 Char,EA Footnote Text Char,Footnote Text Char1 Char,Footnote Text Char Char Char,Footnote Text (EIS) Char Char Char,fnt Char Char Char,Footnote Text (EIS) Char1 Char,fnt Char1 Char,Footnote Text (EIS) Char Char1,fnt Char Char1"/>
    <w:link w:val="FootnoteText"/>
    <w:uiPriority w:val="9"/>
    <w:locked/>
    <w:rsid w:val="00EF3A21"/>
    <w:rPr>
      <w:rFonts w:eastAsiaTheme="minorHAnsi"/>
      <w:szCs w:val="24"/>
    </w:rPr>
  </w:style>
  <w:style w:type="character" w:styleId="FootnoteReference">
    <w:name w:val="footnote reference"/>
    <w:semiHidden/>
    <w:rsid w:val="003F10EE"/>
    <w:rPr>
      <w:rFonts w:cs="Times New Roman"/>
      <w:vertAlign w:val="superscript"/>
    </w:rPr>
  </w:style>
  <w:style w:type="character" w:customStyle="1" w:styleId="DouglasTableCaptionChar">
    <w:name w:val="Douglas Table Caption Char"/>
    <w:link w:val="DouglasTableCaption"/>
    <w:uiPriority w:val="99"/>
    <w:semiHidden/>
    <w:locked/>
    <w:rsid w:val="00EF3A21"/>
    <w:rPr>
      <w:rFonts w:ascii="Times New Roman Bold" w:eastAsiaTheme="minorHAnsi" w:hAnsi="Times New Roman Bold"/>
      <w:b/>
      <w:sz w:val="24"/>
      <w:szCs w:val="24"/>
    </w:rPr>
  </w:style>
  <w:style w:type="table" w:styleId="TableSimple1">
    <w:name w:val="Table Simple 1"/>
    <w:basedOn w:val="TableNormal"/>
    <w:uiPriority w:val="99"/>
    <w:rsid w:val="00F46F22"/>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character" w:customStyle="1" w:styleId="DouglasHeading3Char">
    <w:name w:val="Douglas Heading 3 Char"/>
    <w:link w:val="DouglasHeading3"/>
    <w:uiPriority w:val="99"/>
    <w:semiHidden/>
    <w:rsid w:val="00EF3A21"/>
    <w:rPr>
      <w:rFonts w:eastAsiaTheme="minorHAnsi"/>
      <w:b/>
      <w:sz w:val="24"/>
      <w:szCs w:val="24"/>
    </w:rPr>
  </w:style>
  <w:style w:type="paragraph" w:styleId="Revision">
    <w:name w:val="Revision"/>
    <w:hidden/>
    <w:rsid w:val="00426CA8"/>
    <w:rPr>
      <w:sz w:val="24"/>
      <w:szCs w:val="24"/>
    </w:rPr>
  </w:style>
  <w:style w:type="paragraph" w:styleId="Caption">
    <w:name w:val="caption"/>
    <w:aliases w:val="FIGURE/TABLE CAPTION - NR 2026"/>
    <w:basedOn w:val="Normal"/>
    <w:next w:val="Normal"/>
    <w:link w:val="CaptionChar"/>
    <w:semiHidden/>
    <w:qFormat/>
    <w:locked/>
    <w:rsid w:val="000F31A6"/>
    <w:pPr>
      <w:keepNext/>
      <w:spacing w:before="240" w:line="240" w:lineRule="auto"/>
    </w:pPr>
    <w:rPr>
      <w:rFonts w:ascii="Arial" w:hAnsi="Arial"/>
      <w:b/>
      <w:bCs/>
      <w:iCs/>
      <w:color w:val="053D58" w:themeColor="accent1"/>
      <w:sz w:val="20"/>
      <w:szCs w:val="16"/>
    </w:rPr>
  </w:style>
  <w:style w:type="character" w:customStyle="1" w:styleId="Mention1">
    <w:name w:val="Mention1"/>
    <w:uiPriority w:val="99"/>
    <w:semiHidden/>
    <w:rsid w:val="00355136"/>
    <w:rPr>
      <w:color w:val="2B579A"/>
      <w:shd w:val="clear" w:color="auto" w:fill="E1DFDD"/>
    </w:rPr>
  </w:style>
  <w:style w:type="character" w:customStyle="1" w:styleId="fadeinpfttw8">
    <w:name w:val="_fadein_pfttw_8"/>
    <w:basedOn w:val="DefaultParagraphFont"/>
    <w:semiHidden/>
    <w:rsid w:val="009C4023"/>
  </w:style>
  <w:style w:type="character" w:customStyle="1" w:styleId="Heading4Char">
    <w:name w:val="Heading 4 Char"/>
    <w:aliases w:val="H4 - NR 2026 Char"/>
    <w:basedOn w:val="DefaultParagraphFont"/>
    <w:link w:val="Heading4"/>
    <w:uiPriority w:val="6"/>
    <w:rsid w:val="00EF3A21"/>
    <w:rPr>
      <w:rFonts w:eastAsiaTheme="minorHAnsi"/>
      <w:caps/>
      <w:color w:val="153D63" w:themeColor="text2" w:themeTint="E6"/>
      <w:spacing w:val="10"/>
      <w:sz w:val="24"/>
      <w:szCs w:val="24"/>
    </w:rPr>
  </w:style>
  <w:style w:type="character" w:customStyle="1" w:styleId="Heading5Char">
    <w:name w:val="Heading 5 Char"/>
    <w:basedOn w:val="DefaultParagraphFont"/>
    <w:link w:val="Heading5"/>
    <w:uiPriority w:val="7"/>
    <w:rsid w:val="00EF3A21"/>
    <w:rPr>
      <w:rFonts w:eastAsiaTheme="minorHAnsi"/>
      <w:caps/>
      <w:color w:val="032D41" w:themeColor="accent1" w:themeShade="BF"/>
      <w:spacing w:val="10"/>
      <w:sz w:val="24"/>
      <w:szCs w:val="24"/>
    </w:rPr>
  </w:style>
  <w:style w:type="character" w:customStyle="1" w:styleId="Heading6Char">
    <w:name w:val="Heading 6 Char"/>
    <w:basedOn w:val="DefaultParagraphFont"/>
    <w:link w:val="Heading6"/>
    <w:uiPriority w:val="9"/>
    <w:semiHidden/>
    <w:rsid w:val="00EF3A21"/>
    <w:rPr>
      <w:rFonts w:eastAsiaTheme="minorHAnsi"/>
      <w:caps/>
      <w:color w:val="032D41" w:themeColor="accent1" w:themeShade="BF"/>
      <w:spacing w:val="10"/>
      <w:sz w:val="24"/>
      <w:szCs w:val="24"/>
    </w:rPr>
  </w:style>
  <w:style w:type="character" w:customStyle="1" w:styleId="Heading7Char">
    <w:name w:val="Heading 7 Char"/>
    <w:basedOn w:val="DefaultParagraphFont"/>
    <w:link w:val="Heading7"/>
    <w:uiPriority w:val="9"/>
    <w:semiHidden/>
    <w:rsid w:val="00EF3A21"/>
    <w:rPr>
      <w:rFonts w:eastAsiaTheme="minorHAnsi"/>
      <w:caps/>
      <w:color w:val="032D41" w:themeColor="accent1" w:themeShade="BF"/>
      <w:spacing w:val="10"/>
      <w:sz w:val="24"/>
      <w:szCs w:val="24"/>
    </w:rPr>
  </w:style>
  <w:style w:type="character" w:customStyle="1" w:styleId="Heading8Char">
    <w:name w:val="Heading 8 Char"/>
    <w:basedOn w:val="DefaultParagraphFont"/>
    <w:link w:val="Heading8"/>
    <w:uiPriority w:val="9"/>
    <w:semiHidden/>
    <w:rsid w:val="00EF3A21"/>
    <w:rPr>
      <w:rFonts w:eastAsiaTheme="minorHAnsi"/>
      <w:caps/>
      <w:spacing w:val="10"/>
      <w:sz w:val="18"/>
      <w:szCs w:val="24"/>
    </w:rPr>
  </w:style>
  <w:style w:type="character" w:customStyle="1" w:styleId="Heading9Char">
    <w:name w:val="Heading 9 Char"/>
    <w:basedOn w:val="DefaultParagraphFont"/>
    <w:link w:val="Heading9"/>
    <w:uiPriority w:val="9"/>
    <w:semiHidden/>
    <w:rsid w:val="00EF3A21"/>
    <w:rPr>
      <w:rFonts w:eastAsiaTheme="minorHAnsi"/>
      <w:i/>
      <w:iCs/>
      <w:caps/>
      <w:spacing w:val="10"/>
      <w:sz w:val="18"/>
      <w:szCs w:val="24"/>
    </w:rPr>
  </w:style>
  <w:style w:type="paragraph" w:styleId="Title">
    <w:name w:val="Title"/>
    <w:aliases w:val="TITLE - NR 2026"/>
    <w:basedOn w:val="Normal"/>
    <w:next w:val="Normal"/>
    <w:link w:val="TitleChar"/>
    <w:qFormat/>
    <w:locked/>
    <w:rsid w:val="001F3538"/>
    <w:pPr>
      <w:spacing w:after="0" w:line="480" w:lineRule="exact"/>
      <w:jc w:val="center"/>
    </w:pPr>
    <w:rPr>
      <w:rFonts w:asciiTheme="majorHAnsi" w:eastAsiaTheme="majorEastAsia" w:hAnsiTheme="majorHAnsi" w:cs="Times New Roman (Headings CS)"/>
      <w:caps/>
      <w:color w:val="153D63" w:themeColor="text2" w:themeTint="E6"/>
      <w:spacing w:val="10"/>
      <w:kern w:val="28"/>
      <w:sz w:val="48"/>
    </w:rPr>
  </w:style>
  <w:style w:type="character" w:customStyle="1" w:styleId="TitleChar">
    <w:name w:val="Title Char"/>
    <w:aliases w:val="TITLE - NR 2026 Char"/>
    <w:basedOn w:val="DefaultParagraphFont"/>
    <w:link w:val="Title"/>
    <w:rsid w:val="00EF3A21"/>
    <w:rPr>
      <w:rFonts w:asciiTheme="majorHAnsi" w:eastAsiaTheme="majorEastAsia" w:hAnsiTheme="majorHAnsi" w:cs="Times New Roman (Headings CS)"/>
      <w:caps/>
      <w:color w:val="153D63" w:themeColor="text2" w:themeTint="E6"/>
      <w:spacing w:val="10"/>
      <w:kern w:val="28"/>
      <w:sz w:val="48"/>
      <w:szCs w:val="24"/>
    </w:rPr>
  </w:style>
  <w:style w:type="paragraph" w:styleId="Subtitle">
    <w:name w:val="Subtitle"/>
    <w:basedOn w:val="Normal"/>
    <w:next w:val="Normal"/>
    <w:link w:val="SubtitleChar"/>
    <w:uiPriority w:val="1"/>
    <w:qFormat/>
    <w:locked/>
    <w:rsid w:val="006F12CB"/>
    <w:pPr>
      <w:numPr>
        <w:ilvl w:val="1"/>
      </w:numPr>
      <w:spacing w:before="80" w:after="0" w:line="280" w:lineRule="exact"/>
      <w:jc w:val="center"/>
    </w:pPr>
    <w:rPr>
      <w:rFonts w:asciiTheme="majorHAnsi" w:hAnsiTheme="majorHAnsi" w:cs="Times New Roman (Body CS)"/>
      <w:b/>
      <w:bCs/>
      <w:caps/>
      <w:color w:val="9BBECB" w:themeColor="accent6"/>
      <w:spacing w:val="1"/>
      <w:sz w:val="28"/>
    </w:rPr>
  </w:style>
  <w:style w:type="character" w:customStyle="1" w:styleId="SubtitleChar">
    <w:name w:val="Subtitle Char"/>
    <w:basedOn w:val="DefaultParagraphFont"/>
    <w:link w:val="Subtitle"/>
    <w:uiPriority w:val="1"/>
    <w:rsid w:val="00EF3A21"/>
    <w:rPr>
      <w:rFonts w:asciiTheme="majorHAnsi" w:eastAsiaTheme="minorHAnsi" w:hAnsiTheme="majorHAnsi" w:cs="Times New Roman (Body CS)"/>
      <w:b/>
      <w:bCs/>
      <w:caps/>
      <w:color w:val="9BBECB" w:themeColor="accent6"/>
      <w:spacing w:val="1"/>
      <w:sz w:val="28"/>
      <w:szCs w:val="24"/>
    </w:rPr>
  </w:style>
  <w:style w:type="character" w:styleId="Strong">
    <w:name w:val="Strong"/>
    <w:uiPriority w:val="22"/>
    <w:semiHidden/>
    <w:qFormat/>
    <w:locked/>
    <w:rsid w:val="00CD17A3"/>
    <w:rPr>
      <w:b/>
      <w:bCs/>
    </w:rPr>
  </w:style>
  <w:style w:type="paragraph" w:styleId="NoSpacing">
    <w:name w:val="No Spacing"/>
    <w:uiPriority w:val="1"/>
    <w:semiHidden/>
    <w:qFormat/>
    <w:rsid w:val="00CD17A3"/>
    <w:pPr>
      <w:spacing w:after="0" w:line="240" w:lineRule="auto"/>
    </w:pPr>
  </w:style>
  <w:style w:type="paragraph" w:styleId="Quote">
    <w:name w:val="Quote"/>
    <w:basedOn w:val="Normal"/>
    <w:next w:val="Normal"/>
    <w:link w:val="QuoteChar"/>
    <w:uiPriority w:val="29"/>
    <w:semiHidden/>
    <w:qFormat/>
    <w:rsid w:val="00CD17A3"/>
    <w:rPr>
      <w:i/>
      <w:iCs/>
    </w:rPr>
  </w:style>
  <w:style w:type="character" w:customStyle="1" w:styleId="QuoteChar">
    <w:name w:val="Quote Char"/>
    <w:basedOn w:val="DefaultParagraphFont"/>
    <w:link w:val="Quote"/>
    <w:uiPriority w:val="29"/>
    <w:semiHidden/>
    <w:rsid w:val="00EF3A21"/>
    <w:rPr>
      <w:rFonts w:eastAsiaTheme="minorHAnsi"/>
      <w:i/>
      <w:iCs/>
      <w:sz w:val="24"/>
      <w:szCs w:val="24"/>
    </w:rPr>
  </w:style>
  <w:style w:type="paragraph" w:styleId="IntenseQuote">
    <w:name w:val="Intense Quote"/>
    <w:basedOn w:val="Normal"/>
    <w:next w:val="DouglasFigureCaption"/>
    <w:link w:val="IntenseQuoteChar"/>
    <w:uiPriority w:val="30"/>
    <w:semiHidden/>
    <w:qFormat/>
    <w:rsid w:val="002F134B"/>
    <w:pPr>
      <w:spacing w:before="240" w:line="240" w:lineRule="auto"/>
      <w:ind w:left="360" w:right="1080"/>
    </w:pPr>
    <w:rPr>
      <w:color w:val="053D58" w:themeColor="accent1"/>
      <w:szCs w:val="22"/>
    </w:rPr>
  </w:style>
  <w:style w:type="character" w:customStyle="1" w:styleId="IntenseQuoteChar">
    <w:name w:val="Intense Quote Char"/>
    <w:basedOn w:val="DefaultParagraphFont"/>
    <w:link w:val="IntenseQuote"/>
    <w:uiPriority w:val="30"/>
    <w:semiHidden/>
    <w:rsid w:val="00EF3A21"/>
    <w:rPr>
      <w:rFonts w:eastAsiaTheme="minorHAnsi"/>
      <w:color w:val="053D58" w:themeColor="accent1"/>
      <w:sz w:val="24"/>
      <w:szCs w:val="22"/>
    </w:rPr>
  </w:style>
  <w:style w:type="character" w:styleId="SubtleEmphasis">
    <w:name w:val="Subtle Emphasis"/>
    <w:uiPriority w:val="12"/>
    <w:qFormat/>
    <w:rsid w:val="0089469D"/>
    <w:rPr>
      <w:rFonts w:asciiTheme="minorHAnsi" w:hAnsiTheme="minorHAnsi"/>
      <w:i/>
      <w:iCs/>
      <w:caps/>
      <w:smallCaps w:val="0"/>
      <w:vanish w:val="0"/>
      <w:color w:val="021E2B" w:themeColor="accent1" w:themeShade="7F"/>
      <w:sz w:val="18"/>
    </w:rPr>
  </w:style>
  <w:style w:type="character" w:styleId="SubtleReference">
    <w:name w:val="Subtle Reference"/>
    <w:uiPriority w:val="31"/>
    <w:semiHidden/>
    <w:qFormat/>
    <w:rsid w:val="00CD17A3"/>
    <w:rPr>
      <w:b/>
      <w:bCs/>
      <w:color w:val="053D58" w:themeColor="accent1"/>
    </w:rPr>
  </w:style>
  <w:style w:type="character" w:styleId="IntenseReference">
    <w:name w:val="Intense Reference"/>
    <w:uiPriority w:val="32"/>
    <w:semiHidden/>
    <w:qFormat/>
    <w:rsid w:val="00CD17A3"/>
    <w:rPr>
      <w:b/>
      <w:bCs/>
      <w:i/>
      <w:iCs/>
      <w:caps/>
      <w:color w:val="053D58" w:themeColor="accent1"/>
    </w:rPr>
  </w:style>
  <w:style w:type="character" w:styleId="BookTitle">
    <w:name w:val="Book Title"/>
    <w:uiPriority w:val="33"/>
    <w:semiHidden/>
    <w:qFormat/>
    <w:rsid w:val="00CD17A3"/>
    <w:rPr>
      <w:b/>
      <w:bCs/>
      <w:i/>
      <w:iCs/>
      <w:spacing w:val="0"/>
    </w:rPr>
  </w:style>
  <w:style w:type="paragraph" w:styleId="TOCHeading">
    <w:name w:val="TOC Heading"/>
    <w:basedOn w:val="Normal"/>
    <w:next w:val="Normal"/>
    <w:uiPriority w:val="39"/>
    <w:qFormat/>
    <w:rsid w:val="00BF10A3"/>
    <w:rPr>
      <w:rFonts w:asciiTheme="majorHAnsi" w:hAnsiTheme="majorHAnsi"/>
      <w:b/>
      <w:caps/>
      <w:color w:val="153D63" w:themeColor="text2" w:themeTint="E6"/>
      <w:sz w:val="28"/>
    </w:rPr>
  </w:style>
  <w:style w:type="table" w:styleId="ListTable3">
    <w:name w:val="List Table 3"/>
    <w:basedOn w:val="TableNormal"/>
    <w:uiPriority w:val="48"/>
    <w:rsid w:val="00445D8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ListParagraph">
    <w:name w:val="List Paragraph"/>
    <w:basedOn w:val="Normal"/>
    <w:uiPriority w:val="34"/>
    <w:qFormat/>
    <w:rsid w:val="007306B8"/>
    <w:pPr>
      <w:numPr>
        <w:numId w:val="26"/>
      </w:numPr>
      <w:contextualSpacing/>
    </w:pPr>
  </w:style>
  <w:style w:type="character" w:customStyle="1" w:styleId="DouglasHeading5Char">
    <w:name w:val="Douglas Heading 5 Char"/>
    <w:basedOn w:val="DouglasNormalChar"/>
    <w:link w:val="DouglasHeading5"/>
    <w:uiPriority w:val="99"/>
    <w:semiHidden/>
    <w:rsid w:val="00EF3A21"/>
    <w:rPr>
      <w:rFonts w:eastAsiaTheme="minorHAnsi"/>
      <w:sz w:val="24"/>
      <w:szCs w:val="24"/>
      <w:u w:val="single"/>
    </w:rPr>
  </w:style>
  <w:style w:type="table" w:styleId="PlainTable1">
    <w:name w:val="Plain Table 1"/>
    <w:basedOn w:val="TableNormal"/>
    <w:uiPriority w:val="41"/>
    <w:rsid w:val="00FD45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68289B"/>
    <w:pPr>
      <w:spacing w:after="0" w:line="240" w:lineRule="auto"/>
    </w:pPr>
    <w:tblPr>
      <w:tblStyleRowBandSize w:val="1"/>
      <w:tblStyleColBandSize w:val="1"/>
      <w:tblBorders>
        <w:top w:val="single" w:sz="4" w:space="0" w:color="ECF5F7" w:themeColor="accent5" w:themeTint="66"/>
        <w:left w:val="single" w:sz="4" w:space="0" w:color="ECF5F7" w:themeColor="accent5" w:themeTint="66"/>
        <w:bottom w:val="single" w:sz="4" w:space="0" w:color="ECF5F7" w:themeColor="accent5" w:themeTint="66"/>
        <w:right w:val="single" w:sz="4" w:space="0" w:color="ECF5F7" w:themeColor="accent5" w:themeTint="66"/>
        <w:insideH w:val="single" w:sz="4" w:space="0" w:color="ECF5F7" w:themeColor="accent5" w:themeTint="66"/>
        <w:insideV w:val="single" w:sz="4" w:space="0" w:color="ECF5F7" w:themeColor="accent5" w:themeTint="66"/>
      </w:tblBorders>
    </w:tblPr>
    <w:tblStylePr w:type="firstRow">
      <w:rPr>
        <w:b/>
        <w:bCs/>
      </w:rPr>
      <w:tblPr/>
      <w:tcPr>
        <w:tcBorders>
          <w:bottom w:val="single" w:sz="12" w:space="0" w:color="E2F1F3" w:themeColor="accent5" w:themeTint="99"/>
        </w:tcBorders>
      </w:tcPr>
    </w:tblStylePr>
    <w:tblStylePr w:type="lastRow">
      <w:rPr>
        <w:b/>
        <w:bCs/>
      </w:rPr>
      <w:tblPr/>
      <w:tcPr>
        <w:tcBorders>
          <w:top w:val="double" w:sz="2" w:space="0" w:color="E2F1F3" w:themeColor="accent5"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828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IGURE">
    <w:name w:val="FIGURE"/>
    <w:basedOn w:val="TableofFigures"/>
    <w:next w:val="Normal"/>
    <w:link w:val="FIGUREChar"/>
    <w:uiPriority w:val="8"/>
    <w:semiHidden/>
    <w:qFormat/>
    <w:rsid w:val="005A6214"/>
    <w:pPr>
      <w:spacing w:after="80"/>
      <w:ind w:left="720"/>
    </w:pPr>
    <w:rPr>
      <w:rFonts w:ascii="Calibri Light" w:hAnsi="Calibri Light"/>
      <w:caps/>
      <w:color w:val="0E2841" w:themeColor="text2"/>
    </w:rPr>
  </w:style>
  <w:style w:type="character" w:customStyle="1" w:styleId="TableofFiguresChar">
    <w:name w:val="Table of Figures Char"/>
    <w:basedOn w:val="DefaultParagraphFont"/>
    <w:link w:val="TableofFigures"/>
    <w:uiPriority w:val="10"/>
    <w:rsid w:val="00EF3A21"/>
    <w:rPr>
      <w:rFonts w:eastAsiaTheme="minorHAnsi"/>
      <w:sz w:val="24"/>
      <w:szCs w:val="24"/>
    </w:rPr>
  </w:style>
  <w:style w:type="character" w:customStyle="1" w:styleId="FIGUREChar">
    <w:name w:val="FIGURE Char"/>
    <w:basedOn w:val="TableofFiguresChar"/>
    <w:link w:val="FIGURE"/>
    <w:uiPriority w:val="8"/>
    <w:semiHidden/>
    <w:rsid w:val="00EF3A21"/>
    <w:rPr>
      <w:rFonts w:ascii="Calibri Light" w:eastAsiaTheme="minorHAnsi" w:hAnsi="Calibri Light"/>
      <w:caps/>
      <w:color w:val="0E2841" w:themeColor="text2"/>
      <w:sz w:val="24"/>
      <w:szCs w:val="24"/>
    </w:rPr>
  </w:style>
  <w:style w:type="character" w:styleId="Mention">
    <w:name w:val="Mention"/>
    <w:basedOn w:val="DefaultParagraphFont"/>
    <w:uiPriority w:val="99"/>
    <w:semiHidden/>
    <w:rsid w:val="006B3BDE"/>
    <w:rPr>
      <w:color w:val="2B579A"/>
      <w:shd w:val="clear" w:color="auto" w:fill="E1DFDD"/>
    </w:rPr>
  </w:style>
  <w:style w:type="paragraph" w:customStyle="1" w:styleId="CaptionText">
    <w:name w:val="Caption Text"/>
    <w:basedOn w:val="Normal"/>
    <w:next w:val="Normal"/>
    <w:link w:val="CaptionTextChar"/>
    <w:semiHidden/>
    <w:qFormat/>
    <w:rsid w:val="00BF10A3"/>
    <w:pPr>
      <w:spacing w:after="160"/>
    </w:pPr>
    <w:rPr>
      <w:b/>
      <w:bCs/>
      <w:iCs/>
      <w:color w:val="153D63" w:themeColor="text2" w:themeTint="E6"/>
      <w:sz w:val="20"/>
    </w:rPr>
  </w:style>
  <w:style w:type="character" w:customStyle="1" w:styleId="CaptionTextChar">
    <w:name w:val="Caption Text Char"/>
    <w:basedOn w:val="DefaultParagraphFont"/>
    <w:link w:val="CaptionText"/>
    <w:semiHidden/>
    <w:rsid w:val="00EF3A21"/>
    <w:rPr>
      <w:rFonts w:eastAsiaTheme="minorHAnsi"/>
      <w:b/>
      <w:bCs/>
      <w:iCs/>
      <w:color w:val="153D63" w:themeColor="text2" w:themeTint="E6"/>
      <w:szCs w:val="24"/>
    </w:rPr>
  </w:style>
  <w:style w:type="character" w:customStyle="1" w:styleId="CaptionChar">
    <w:name w:val="Caption Char"/>
    <w:aliases w:val="FIGURE/TABLE CAPTION - NR 2026 Char"/>
    <w:basedOn w:val="DefaultParagraphFont"/>
    <w:link w:val="Caption"/>
    <w:semiHidden/>
    <w:qFormat/>
    <w:rsid w:val="00EF3A21"/>
    <w:rPr>
      <w:rFonts w:ascii="Arial" w:eastAsiaTheme="minorHAnsi" w:hAnsi="Arial"/>
      <w:b/>
      <w:bCs/>
      <w:iCs/>
      <w:color w:val="053D58" w:themeColor="accent1"/>
      <w:szCs w:val="16"/>
    </w:rPr>
  </w:style>
  <w:style w:type="paragraph" w:styleId="ListBullet">
    <w:name w:val="List Bullet"/>
    <w:basedOn w:val="Normal"/>
    <w:uiPriority w:val="11"/>
    <w:semiHidden/>
    <w:qFormat/>
    <w:rsid w:val="00896C89"/>
    <w:pPr>
      <w:numPr>
        <w:numId w:val="3"/>
      </w:numPr>
      <w:spacing w:after="60"/>
    </w:pPr>
    <w:rPr>
      <w:i/>
      <w:sz w:val="18"/>
    </w:rPr>
  </w:style>
  <w:style w:type="paragraph" w:styleId="EndnoteText">
    <w:name w:val="endnote text"/>
    <w:basedOn w:val="Normal"/>
    <w:link w:val="EndnoteTextChar"/>
    <w:uiPriority w:val="99"/>
    <w:semiHidden/>
    <w:unhideWhenUsed/>
    <w:rsid w:val="00847A68"/>
    <w:pPr>
      <w:spacing w:after="0" w:line="240" w:lineRule="auto"/>
    </w:pPr>
    <w:rPr>
      <w:szCs w:val="20"/>
    </w:rPr>
  </w:style>
  <w:style w:type="character" w:customStyle="1" w:styleId="EndnoteTextChar">
    <w:name w:val="Endnote Text Char"/>
    <w:basedOn w:val="DefaultParagraphFont"/>
    <w:link w:val="EndnoteText"/>
    <w:uiPriority w:val="99"/>
    <w:semiHidden/>
    <w:rsid w:val="00847A68"/>
    <w:rPr>
      <w:rFonts w:eastAsiaTheme="minorHAnsi"/>
      <w:color w:val="404040" w:themeColor="text1" w:themeTint="BF"/>
    </w:rPr>
  </w:style>
  <w:style w:type="character" w:styleId="EndnoteReference">
    <w:name w:val="endnote reference"/>
    <w:basedOn w:val="DefaultParagraphFont"/>
    <w:uiPriority w:val="99"/>
    <w:semiHidden/>
    <w:unhideWhenUsed/>
    <w:rsid w:val="00847A68"/>
    <w:rPr>
      <w:vertAlign w:val="superscript"/>
    </w:rPr>
  </w:style>
  <w:style w:type="character" w:styleId="IntenseEmphasis">
    <w:name w:val="Intense Emphasis"/>
    <w:basedOn w:val="DefaultParagraphFont"/>
    <w:uiPriority w:val="12"/>
    <w:qFormat/>
    <w:rsid w:val="00A2260F"/>
    <w:rPr>
      <w:i/>
      <w:iCs/>
      <w:color w:val="032D41" w:themeColor="accent1" w:themeShade="BF"/>
    </w:rPr>
  </w:style>
  <w:style w:type="character" w:styleId="FollowedHyperlink">
    <w:name w:val="FollowedHyperlink"/>
    <w:basedOn w:val="DefaultParagraphFont"/>
    <w:uiPriority w:val="99"/>
    <w:semiHidden/>
    <w:unhideWhenUsed/>
    <w:rsid w:val="00A2260F"/>
    <w:rPr>
      <w:color w:val="96607D"/>
      <w:u w:val="single"/>
    </w:rPr>
  </w:style>
  <w:style w:type="paragraph" w:customStyle="1" w:styleId="msonormal0">
    <w:name w:val="msonormal"/>
    <w:basedOn w:val="Normal"/>
    <w:semiHidden/>
    <w:rsid w:val="00A2260F"/>
    <w:pPr>
      <w:spacing w:before="100" w:beforeAutospacing="1" w:after="100" w:afterAutospacing="1" w:line="240" w:lineRule="auto"/>
    </w:pPr>
    <w:rPr>
      <w:rFonts w:ascii="Times New Roman" w:eastAsia="Times New Roman" w:hAnsi="Times New Roman" w:cs="Times New Roman"/>
    </w:rPr>
  </w:style>
  <w:style w:type="paragraph" w:customStyle="1" w:styleId="HEADING4-NRREPORT">
    <w:name w:val="HEADING 4 - NR REPORT"/>
    <w:basedOn w:val="Normal"/>
    <w:next w:val="Normal"/>
    <w:semiHidden/>
    <w:qFormat/>
    <w:rsid w:val="00BF10A3"/>
    <w:pPr>
      <w:spacing w:before="200" w:after="0"/>
      <w:ind w:left="864" w:hanging="864"/>
    </w:pPr>
    <w:rPr>
      <w:caps/>
      <w:color w:val="153D63" w:themeColor="text2" w:themeTint="E6"/>
    </w:rPr>
  </w:style>
  <w:style w:type="paragraph" w:customStyle="1" w:styleId="xl66">
    <w:name w:val="xl66"/>
    <w:basedOn w:val="Normal"/>
    <w:semiHidden/>
    <w:rsid w:val="00A2260F"/>
    <w:pPr>
      <w:spacing w:before="100" w:beforeAutospacing="1" w:after="100" w:afterAutospacing="1" w:line="240" w:lineRule="auto"/>
      <w:jc w:val="center"/>
    </w:pPr>
    <w:rPr>
      <w:rFonts w:ascii="Times New Roman" w:eastAsia="Times New Roman" w:hAnsi="Times New Roman" w:cs="Times New Roman"/>
      <w:sz w:val="16"/>
      <w:szCs w:val="16"/>
    </w:rPr>
  </w:style>
  <w:style w:type="paragraph" w:customStyle="1" w:styleId="xl67">
    <w:name w:val="xl67"/>
    <w:basedOn w:val="Normal"/>
    <w:semiHidden/>
    <w:rsid w:val="00A2260F"/>
    <w:pPr>
      <w:spacing w:before="100" w:beforeAutospacing="1" w:after="100" w:afterAutospacing="1" w:line="240" w:lineRule="auto"/>
      <w:jc w:val="center"/>
    </w:pPr>
    <w:rPr>
      <w:rFonts w:ascii="Times New Roman" w:eastAsia="Times New Roman" w:hAnsi="Times New Roman" w:cs="Times New Roman"/>
      <w:sz w:val="16"/>
      <w:szCs w:val="16"/>
    </w:rPr>
  </w:style>
  <w:style w:type="paragraph" w:customStyle="1" w:styleId="xl68">
    <w:name w:val="xl68"/>
    <w:basedOn w:val="Normal"/>
    <w:semiHidden/>
    <w:rsid w:val="00A2260F"/>
    <w:pPr>
      <w:pBdr>
        <w:top w:val="single" w:sz="4" w:space="0" w:color="8ED973"/>
        <w:bottom w:val="single" w:sz="4" w:space="0" w:color="8ED973"/>
      </w:pBdr>
      <w:spacing w:before="100" w:beforeAutospacing="1" w:after="100" w:afterAutospacing="1" w:line="240" w:lineRule="auto"/>
      <w:jc w:val="center"/>
    </w:pPr>
    <w:rPr>
      <w:rFonts w:ascii="Times New Roman" w:eastAsia="Times New Roman" w:hAnsi="Times New Roman" w:cs="Times New Roman"/>
      <w:sz w:val="16"/>
      <w:szCs w:val="16"/>
    </w:rPr>
  </w:style>
  <w:style w:type="paragraph" w:customStyle="1" w:styleId="xl69">
    <w:name w:val="xl69"/>
    <w:basedOn w:val="Normal"/>
    <w:semiHidden/>
    <w:rsid w:val="00A2260F"/>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xl70">
    <w:name w:val="xl70"/>
    <w:basedOn w:val="Normal"/>
    <w:semiHidden/>
    <w:rsid w:val="00A2260F"/>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71">
    <w:name w:val="xl71"/>
    <w:basedOn w:val="Normal"/>
    <w:semiHidden/>
    <w:rsid w:val="00A2260F"/>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SUBTITLE-CLEAN">
    <w:name w:val="SUBTITLE - CLEAN"/>
    <w:basedOn w:val="Normal"/>
    <w:next w:val="Normal"/>
    <w:semiHidden/>
    <w:qFormat/>
    <w:rsid w:val="00AC29CB"/>
    <w:pPr>
      <w:spacing w:before="80" w:after="0" w:line="280" w:lineRule="exact"/>
      <w:jc w:val="center"/>
    </w:pPr>
    <w:rPr>
      <w:b/>
      <w:color w:val="A1C0CF"/>
    </w:rPr>
  </w:style>
  <w:style w:type="paragraph" w:styleId="Bibliography">
    <w:name w:val="Bibliography"/>
    <w:basedOn w:val="Normal"/>
    <w:next w:val="Normal"/>
    <w:semiHidden/>
    <w:qFormat/>
    <w:rsid w:val="00C979AB"/>
  </w:style>
  <w:style w:type="paragraph" w:styleId="BlockText">
    <w:name w:val="Block Text"/>
    <w:basedOn w:val="Normal"/>
    <w:uiPriority w:val="9"/>
    <w:semiHidden/>
    <w:qFormat/>
    <w:rsid w:val="00C979AB"/>
    <w:pPr>
      <w:pBdr>
        <w:top w:val="single" w:sz="2" w:space="10" w:color="053D58" w:themeColor="accent1"/>
        <w:left w:val="single" w:sz="2" w:space="10" w:color="053D58" w:themeColor="accent1"/>
        <w:bottom w:val="single" w:sz="2" w:space="10" w:color="053D58" w:themeColor="accent1"/>
        <w:right w:val="single" w:sz="2" w:space="10" w:color="053D58" w:themeColor="accent1"/>
      </w:pBdr>
      <w:ind w:left="1152" w:right="1152"/>
    </w:pPr>
    <w:rPr>
      <w:rFonts w:eastAsiaTheme="minorEastAsia"/>
      <w:i/>
      <w:iCs/>
      <w:color w:val="053D58" w:themeColor="accent1"/>
    </w:rPr>
  </w:style>
  <w:style w:type="paragraph" w:styleId="BodyText">
    <w:name w:val="Body Text"/>
    <w:basedOn w:val="Normal"/>
    <w:link w:val="BodyTextChar"/>
    <w:unhideWhenUsed/>
    <w:rsid w:val="00C979AB"/>
    <w:pPr>
      <w:spacing w:after="120"/>
    </w:pPr>
  </w:style>
  <w:style w:type="character" w:customStyle="1" w:styleId="BodyTextChar">
    <w:name w:val="Body Text Char"/>
    <w:basedOn w:val="DefaultParagraphFont"/>
    <w:link w:val="BodyText"/>
    <w:rsid w:val="00EF3A21"/>
    <w:rPr>
      <w:rFonts w:eastAsiaTheme="minorHAnsi"/>
      <w:sz w:val="24"/>
      <w:szCs w:val="24"/>
    </w:rPr>
  </w:style>
  <w:style w:type="paragraph" w:styleId="BodyText3">
    <w:name w:val="Body Text 3"/>
    <w:basedOn w:val="Normal"/>
    <w:link w:val="BodyText3Char"/>
    <w:uiPriority w:val="99"/>
    <w:semiHidden/>
    <w:unhideWhenUsed/>
    <w:rsid w:val="00C979AB"/>
    <w:pPr>
      <w:spacing w:after="120"/>
    </w:pPr>
    <w:rPr>
      <w:sz w:val="16"/>
      <w:szCs w:val="16"/>
    </w:rPr>
  </w:style>
  <w:style w:type="character" w:customStyle="1" w:styleId="BodyText3Char">
    <w:name w:val="Body Text 3 Char"/>
    <w:basedOn w:val="DefaultParagraphFont"/>
    <w:link w:val="BodyText3"/>
    <w:uiPriority w:val="99"/>
    <w:semiHidden/>
    <w:rsid w:val="00C979AB"/>
    <w:rPr>
      <w:rFonts w:eastAsiaTheme="minorHAnsi"/>
      <w:color w:val="404040" w:themeColor="text1" w:themeTint="BF"/>
      <w:sz w:val="16"/>
      <w:szCs w:val="16"/>
    </w:rPr>
  </w:style>
  <w:style w:type="paragraph" w:styleId="BodyTextFirstIndent">
    <w:name w:val="Body Text First Indent"/>
    <w:basedOn w:val="BodyText"/>
    <w:link w:val="BodyTextFirstIndentChar"/>
    <w:uiPriority w:val="99"/>
    <w:semiHidden/>
    <w:unhideWhenUsed/>
    <w:rsid w:val="00C979AB"/>
    <w:pPr>
      <w:spacing w:after="240"/>
      <w:ind w:firstLine="360"/>
    </w:pPr>
  </w:style>
  <w:style w:type="character" w:customStyle="1" w:styleId="BodyTextFirstIndentChar">
    <w:name w:val="Body Text First Indent Char"/>
    <w:basedOn w:val="BodyTextChar"/>
    <w:link w:val="BodyTextFirstIndent"/>
    <w:uiPriority w:val="99"/>
    <w:semiHidden/>
    <w:rsid w:val="00C979AB"/>
    <w:rPr>
      <w:rFonts w:eastAsiaTheme="minorHAnsi"/>
      <w:color w:val="404040" w:themeColor="text1" w:themeTint="BF"/>
      <w:sz w:val="22"/>
      <w:szCs w:val="18"/>
    </w:rPr>
  </w:style>
  <w:style w:type="paragraph" w:styleId="BodyTextIndent">
    <w:name w:val="Body Text Indent"/>
    <w:basedOn w:val="Normal"/>
    <w:link w:val="BodyTextIndentChar"/>
    <w:uiPriority w:val="99"/>
    <w:semiHidden/>
    <w:unhideWhenUsed/>
    <w:rsid w:val="00C979AB"/>
    <w:pPr>
      <w:spacing w:after="120"/>
      <w:ind w:left="360"/>
    </w:pPr>
  </w:style>
  <w:style w:type="character" w:customStyle="1" w:styleId="BodyTextIndentChar">
    <w:name w:val="Body Text Indent Char"/>
    <w:basedOn w:val="DefaultParagraphFont"/>
    <w:link w:val="BodyTextIndent"/>
    <w:uiPriority w:val="99"/>
    <w:semiHidden/>
    <w:rsid w:val="00C979AB"/>
    <w:rPr>
      <w:rFonts w:eastAsiaTheme="minorHAnsi"/>
      <w:color w:val="404040" w:themeColor="text1" w:themeTint="BF"/>
      <w:sz w:val="22"/>
      <w:szCs w:val="18"/>
    </w:rPr>
  </w:style>
  <w:style w:type="paragraph" w:styleId="BodyTextFirstIndent2">
    <w:name w:val="Body Text First Indent 2"/>
    <w:basedOn w:val="BodyTextIndent"/>
    <w:link w:val="BodyTextFirstIndent2Char"/>
    <w:uiPriority w:val="99"/>
    <w:semiHidden/>
    <w:unhideWhenUsed/>
    <w:rsid w:val="00C979AB"/>
    <w:pPr>
      <w:spacing w:after="240"/>
      <w:ind w:firstLine="360"/>
    </w:pPr>
  </w:style>
  <w:style w:type="character" w:customStyle="1" w:styleId="BodyTextFirstIndent2Char">
    <w:name w:val="Body Text First Indent 2 Char"/>
    <w:basedOn w:val="BodyTextIndentChar"/>
    <w:link w:val="BodyTextFirstIndent2"/>
    <w:uiPriority w:val="99"/>
    <w:semiHidden/>
    <w:rsid w:val="00C979AB"/>
    <w:rPr>
      <w:rFonts w:eastAsiaTheme="minorHAnsi"/>
      <w:color w:val="404040" w:themeColor="text1" w:themeTint="BF"/>
      <w:sz w:val="22"/>
      <w:szCs w:val="18"/>
    </w:rPr>
  </w:style>
  <w:style w:type="paragraph" w:styleId="BodyTextIndent2">
    <w:name w:val="Body Text Indent 2"/>
    <w:basedOn w:val="Normal"/>
    <w:link w:val="BodyTextIndent2Char"/>
    <w:uiPriority w:val="99"/>
    <w:semiHidden/>
    <w:unhideWhenUsed/>
    <w:rsid w:val="00C979AB"/>
    <w:pPr>
      <w:spacing w:after="120" w:line="480" w:lineRule="auto"/>
      <w:ind w:left="360"/>
    </w:pPr>
  </w:style>
  <w:style w:type="character" w:customStyle="1" w:styleId="BodyTextIndent2Char">
    <w:name w:val="Body Text Indent 2 Char"/>
    <w:basedOn w:val="DefaultParagraphFont"/>
    <w:link w:val="BodyTextIndent2"/>
    <w:uiPriority w:val="99"/>
    <w:semiHidden/>
    <w:rsid w:val="00C979AB"/>
    <w:rPr>
      <w:rFonts w:eastAsiaTheme="minorHAnsi"/>
      <w:color w:val="404040" w:themeColor="text1" w:themeTint="BF"/>
      <w:sz w:val="22"/>
      <w:szCs w:val="18"/>
    </w:rPr>
  </w:style>
  <w:style w:type="paragraph" w:styleId="BodyTextIndent3">
    <w:name w:val="Body Text Indent 3"/>
    <w:basedOn w:val="Normal"/>
    <w:link w:val="BodyTextIndent3Char"/>
    <w:uiPriority w:val="99"/>
    <w:semiHidden/>
    <w:unhideWhenUsed/>
    <w:rsid w:val="00C979A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979AB"/>
    <w:rPr>
      <w:rFonts w:eastAsiaTheme="minorHAnsi"/>
      <w:color w:val="404040" w:themeColor="text1" w:themeTint="BF"/>
      <w:sz w:val="16"/>
      <w:szCs w:val="16"/>
    </w:rPr>
  </w:style>
  <w:style w:type="paragraph" w:styleId="Closing">
    <w:name w:val="Closing"/>
    <w:basedOn w:val="Normal"/>
    <w:link w:val="ClosingChar"/>
    <w:uiPriority w:val="99"/>
    <w:semiHidden/>
    <w:unhideWhenUsed/>
    <w:rsid w:val="00C979AB"/>
    <w:pPr>
      <w:spacing w:after="0" w:line="240" w:lineRule="auto"/>
      <w:ind w:left="4320"/>
    </w:pPr>
  </w:style>
  <w:style w:type="character" w:customStyle="1" w:styleId="ClosingChar">
    <w:name w:val="Closing Char"/>
    <w:basedOn w:val="DefaultParagraphFont"/>
    <w:link w:val="Closing"/>
    <w:uiPriority w:val="99"/>
    <w:semiHidden/>
    <w:rsid w:val="00C979AB"/>
    <w:rPr>
      <w:rFonts w:eastAsiaTheme="minorHAnsi"/>
      <w:color w:val="404040" w:themeColor="text1" w:themeTint="BF"/>
      <w:sz w:val="22"/>
      <w:szCs w:val="18"/>
    </w:rPr>
  </w:style>
  <w:style w:type="paragraph" w:styleId="Date">
    <w:name w:val="Date"/>
    <w:basedOn w:val="Normal"/>
    <w:next w:val="Normal"/>
    <w:link w:val="DateChar"/>
    <w:semiHidden/>
    <w:qFormat/>
    <w:rsid w:val="00C979AB"/>
  </w:style>
  <w:style w:type="character" w:customStyle="1" w:styleId="DateChar">
    <w:name w:val="Date Char"/>
    <w:basedOn w:val="DefaultParagraphFont"/>
    <w:link w:val="Date"/>
    <w:semiHidden/>
    <w:rsid w:val="00EF3A21"/>
    <w:rPr>
      <w:rFonts w:eastAsiaTheme="minorHAnsi"/>
      <w:sz w:val="24"/>
      <w:szCs w:val="24"/>
    </w:rPr>
  </w:style>
  <w:style w:type="paragraph" w:styleId="DocumentMap">
    <w:name w:val="Document Map"/>
    <w:basedOn w:val="Normal"/>
    <w:link w:val="DocumentMapChar"/>
    <w:uiPriority w:val="99"/>
    <w:semiHidden/>
    <w:unhideWhenUsed/>
    <w:rsid w:val="00C979AB"/>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979AB"/>
    <w:rPr>
      <w:rFonts w:ascii="Segoe UI" w:eastAsiaTheme="minorHAnsi" w:hAnsi="Segoe UI" w:cs="Segoe UI"/>
      <w:color w:val="404040" w:themeColor="text1" w:themeTint="BF"/>
      <w:sz w:val="16"/>
      <w:szCs w:val="16"/>
    </w:rPr>
  </w:style>
  <w:style w:type="paragraph" w:styleId="E-mailSignature">
    <w:name w:val="E-mail Signature"/>
    <w:basedOn w:val="Normal"/>
    <w:link w:val="E-mailSignatureChar"/>
    <w:uiPriority w:val="99"/>
    <w:semiHidden/>
    <w:unhideWhenUsed/>
    <w:rsid w:val="00C979AB"/>
    <w:pPr>
      <w:spacing w:after="0" w:line="240" w:lineRule="auto"/>
    </w:pPr>
  </w:style>
  <w:style w:type="character" w:customStyle="1" w:styleId="E-mailSignatureChar">
    <w:name w:val="E-mail Signature Char"/>
    <w:basedOn w:val="DefaultParagraphFont"/>
    <w:link w:val="E-mailSignature"/>
    <w:uiPriority w:val="99"/>
    <w:semiHidden/>
    <w:rsid w:val="00C979AB"/>
    <w:rPr>
      <w:rFonts w:eastAsiaTheme="minorHAnsi"/>
      <w:color w:val="404040" w:themeColor="text1" w:themeTint="BF"/>
      <w:sz w:val="22"/>
      <w:szCs w:val="18"/>
    </w:rPr>
  </w:style>
  <w:style w:type="paragraph" w:styleId="EnvelopeAddress">
    <w:name w:val="envelope address"/>
    <w:basedOn w:val="Normal"/>
    <w:uiPriority w:val="99"/>
    <w:semiHidden/>
    <w:unhideWhenUsed/>
    <w:rsid w:val="00C979AB"/>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C979AB"/>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C979AB"/>
    <w:pPr>
      <w:spacing w:after="0" w:line="240" w:lineRule="auto"/>
    </w:pPr>
    <w:rPr>
      <w:i/>
      <w:iCs/>
    </w:rPr>
  </w:style>
  <w:style w:type="character" w:customStyle="1" w:styleId="HTMLAddressChar">
    <w:name w:val="HTML Address Char"/>
    <w:basedOn w:val="DefaultParagraphFont"/>
    <w:link w:val="HTMLAddress"/>
    <w:uiPriority w:val="99"/>
    <w:semiHidden/>
    <w:rsid w:val="00C979AB"/>
    <w:rPr>
      <w:rFonts w:eastAsiaTheme="minorHAnsi"/>
      <w:i/>
      <w:iCs/>
      <w:color w:val="404040" w:themeColor="text1" w:themeTint="BF"/>
      <w:sz w:val="22"/>
      <w:szCs w:val="18"/>
    </w:rPr>
  </w:style>
  <w:style w:type="paragraph" w:styleId="HTMLPreformatted">
    <w:name w:val="HTML Preformatted"/>
    <w:basedOn w:val="Normal"/>
    <w:link w:val="HTMLPreformattedChar"/>
    <w:uiPriority w:val="99"/>
    <w:semiHidden/>
    <w:unhideWhenUsed/>
    <w:rsid w:val="00C979A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79AB"/>
    <w:rPr>
      <w:rFonts w:ascii="Consolas" w:eastAsiaTheme="minorHAnsi" w:hAnsi="Consolas"/>
      <w:color w:val="404040" w:themeColor="text1" w:themeTint="BF"/>
    </w:rPr>
  </w:style>
  <w:style w:type="paragraph" w:styleId="Index1">
    <w:name w:val="index 1"/>
    <w:basedOn w:val="Normal"/>
    <w:next w:val="Normal"/>
    <w:autoRedefine/>
    <w:uiPriority w:val="99"/>
    <w:semiHidden/>
    <w:unhideWhenUsed/>
    <w:rsid w:val="00C979AB"/>
    <w:pPr>
      <w:spacing w:after="0" w:line="240" w:lineRule="auto"/>
      <w:ind w:left="220" w:hanging="220"/>
    </w:pPr>
  </w:style>
  <w:style w:type="paragraph" w:styleId="Index2">
    <w:name w:val="index 2"/>
    <w:basedOn w:val="Normal"/>
    <w:next w:val="Normal"/>
    <w:autoRedefine/>
    <w:uiPriority w:val="99"/>
    <w:semiHidden/>
    <w:unhideWhenUsed/>
    <w:rsid w:val="00C979AB"/>
    <w:pPr>
      <w:spacing w:after="0" w:line="240" w:lineRule="auto"/>
      <w:ind w:left="440" w:hanging="220"/>
    </w:pPr>
  </w:style>
  <w:style w:type="paragraph" w:styleId="Index3">
    <w:name w:val="index 3"/>
    <w:basedOn w:val="Normal"/>
    <w:next w:val="Normal"/>
    <w:autoRedefine/>
    <w:uiPriority w:val="99"/>
    <w:semiHidden/>
    <w:unhideWhenUsed/>
    <w:rsid w:val="00C979AB"/>
    <w:pPr>
      <w:spacing w:after="0" w:line="240" w:lineRule="auto"/>
      <w:ind w:left="660" w:hanging="220"/>
    </w:pPr>
  </w:style>
  <w:style w:type="paragraph" w:styleId="Index4">
    <w:name w:val="index 4"/>
    <w:basedOn w:val="Normal"/>
    <w:next w:val="Normal"/>
    <w:autoRedefine/>
    <w:uiPriority w:val="99"/>
    <w:semiHidden/>
    <w:unhideWhenUsed/>
    <w:rsid w:val="00C979AB"/>
    <w:pPr>
      <w:spacing w:after="0" w:line="240" w:lineRule="auto"/>
      <w:ind w:left="880" w:hanging="220"/>
    </w:pPr>
  </w:style>
  <w:style w:type="paragraph" w:styleId="Index5">
    <w:name w:val="index 5"/>
    <w:basedOn w:val="Normal"/>
    <w:next w:val="Normal"/>
    <w:autoRedefine/>
    <w:uiPriority w:val="99"/>
    <w:semiHidden/>
    <w:unhideWhenUsed/>
    <w:rsid w:val="00C979AB"/>
    <w:pPr>
      <w:spacing w:after="0" w:line="240" w:lineRule="auto"/>
      <w:ind w:left="1100" w:hanging="220"/>
    </w:pPr>
  </w:style>
  <w:style w:type="paragraph" w:styleId="Index6">
    <w:name w:val="index 6"/>
    <w:basedOn w:val="Normal"/>
    <w:next w:val="Normal"/>
    <w:autoRedefine/>
    <w:uiPriority w:val="99"/>
    <w:semiHidden/>
    <w:unhideWhenUsed/>
    <w:rsid w:val="00C979AB"/>
    <w:pPr>
      <w:spacing w:after="0" w:line="240" w:lineRule="auto"/>
      <w:ind w:left="1320" w:hanging="220"/>
    </w:pPr>
  </w:style>
  <w:style w:type="paragraph" w:styleId="Index7">
    <w:name w:val="index 7"/>
    <w:basedOn w:val="Normal"/>
    <w:next w:val="Normal"/>
    <w:autoRedefine/>
    <w:uiPriority w:val="99"/>
    <w:semiHidden/>
    <w:unhideWhenUsed/>
    <w:rsid w:val="00C979AB"/>
    <w:pPr>
      <w:spacing w:after="0" w:line="240" w:lineRule="auto"/>
      <w:ind w:left="1540" w:hanging="220"/>
    </w:pPr>
  </w:style>
  <w:style w:type="paragraph" w:styleId="Index8">
    <w:name w:val="index 8"/>
    <w:basedOn w:val="Normal"/>
    <w:next w:val="Normal"/>
    <w:autoRedefine/>
    <w:uiPriority w:val="99"/>
    <w:semiHidden/>
    <w:unhideWhenUsed/>
    <w:rsid w:val="00C979AB"/>
    <w:pPr>
      <w:spacing w:after="0" w:line="240" w:lineRule="auto"/>
      <w:ind w:left="1760" w:hanging="220"/>
    </w:pPr>
  </w:style>
  <w:style w:type="paragraph" w:styleId="Index9">
    <w:name w:val="index 9"/>
    <w:basedOn w:val="Normal"/>
    <w:next w:val="Normal"/>
    <w:autoRedefine/>
    <w:uiPriority w:val="99"/>
    <w:semiHidden/>
    <w:unhideWhenUsed/>
    <w:rsid w:val="00C979AB"/>
    <w:pPr>
      <w:spacing w:after="0" w:line="240" w:lineRule="auto"/>
      <w:ind w:left="1980" w:hanging="220"/>
    </w:pPr>
  </w:style>
  <w:style w:type="paragraph" w:styleId="IndexHeading">
    <w:name w:val="index heading"/>
    <w:basedOn w:val="Normal"/>
    <w:next w:val="Index1"/>
    <w:semiHidden/>
    <w:rsid w:val="00C979AB"/>
    <w:rPr>
      <w:rFonts w:asciiTheme="majorHAnsi" w:eastAsiaTheme="majorEastAsia" w:hAnsiTheme="majorHAnsi" w:cstheme="majorBidi"/>
      <w:b/>
      <w:bCs/>
    </w:rPr>
  </w:style>
  <w:style w:type="paragraph" w:styleId="List">
    <w:name w:val="List"/>
    <w:basedOn w:val="Normal"/>
    <w:rsid w:val="00C979AB"/>
    <w:pPr>
      <w:ind w:left="360" w:hanging="360"/>
      <w:contextualSpacing/>
    </w:pPr>
  </w:style>
  <w:style w:type="paragraph" w:styleId="List2">
    <w:name w:val="List 2"/>
    <w:basedOn w:val="Normal"/>
    <w:uiPriority w:val="99"/>
    <w:semiHidden/>
    <w:unhideWhenUsed/>
    <w:rsid w:val="00C979AB"/>
    <w:pPr>
      <w:ind w:left="720" w:hanging="360"/>
      <w:contextualSpacing/>
    </w:pPr>
  </w:style>
  <w:style w:type="paragraph" w:styleId="List3">
    <w:name w:val="List 3"/>
    <w:basedOn w:val="Normal"/>
    <w:uiPriority w:val="99"/>
    <w:semiHidden/>
    <w:unhideWhenUsed/>
    <w:rsid w:val="00C979AB"/>
    <w:pPr>
      <w:ind w:left="1080" w:hanging="360"/>
      <w:contextualSpacing/>
    </w:pPr>
  </w:style>
  <w:style w:type="paragraph" w:styleId="List4">
    <w:name w:val="List 4"/>
    <w:basedOn w:val="Normal"/>
    <w:uiPriority w:val="99"/>
    <w:semiHidden/>
    <w:unhideWhenUsed/>
    <w:rsid w:val="00C979AB"/>
    <w:pPr>
      <w:ind w:left="1440" w:hanging="360"/>
      <w:contextualSpacing/>
    </w:pPr>
  </w:style>
  <w:style w:type="paragraph" w:styleId="List5">
    <w:name w:val="List 5"/>
    <w:basedOn w:val="Normal"/>
    <w:uiPriority w:val="99"/>
    <w:semiHidden/>
    <w:unhideWhenUsed/>
    <w:rsid w:val="00C979AB"/>
    <w:pPr>
      <w:ind w:left="1800" w:hanging="360"/>
      <w:contextualSpacing/>
    </w:pPr>
  </w:style>
  <w:style w:type="paragraph" w:styleId="ListBullet2">
    <w:name w:val="List Bullet 2"/>
    <w:basedOn w:val="Normal"/>
    <w:uiPriority w:val="99"/>
    <w:semiHidden/>
    <w:unhideWhenUsed/>
    <w:rsid w:val="00C979AB"/>
    <w:pPr>
      <w:numPr>
        <w:numId w:val="4"/>
      </w:numPr>
      <w:contextualSpacing/>
    </w:pPr>
  </w:style>
  <w:style w:type="paragraph" w:styleId="ListBullet3">
    <w:name w:val="List Bullet 3"/>
    <w:basedOn w:val="Normal"/>
    <w:uiPriority w:val="99"/>
    <w:semiHidden/>
    <w:unhideWhenUsed/>
    <w:rsid w:val="00C979AB"/>
    <w:pPr>
      <w:numPr>
        <w:numId w:val="5"/>
      </w:numPr>
      <w:contextualSpacing/>
    </w:pPr>
  </w:style>
  <w:style w:type="paragraph" w:styleId="ListBullet4">
    <w:name w:val="List Bullet 4"/>
    <w:basedOn w:val="Normal"/>
    <w:uiPriority w:val="99"/>
    <w:semiHidden/>
    <w:unhideWhenUsed/>
    <w:rsid w:val="00C979AB"/>
    <w:pPr>
      <w:numPr>
        <w:numId w:val="6"/>
      </w:numPr>
      <w:contextualSpacing/>
    </w:pPr>
  </w:style>
  <w:style w:type="paragraph" w:styleId="ListBullet5">
    <w:name w:val="List Bullet 5"/>
    <w:basedOn w:val="Normal"/>
    <w:uiPriority w:val="99"/>
    <w:semiHidden/>
    <w:unhideWhenUsed/>
    <w:rsid w:val="00C979AB"/>
    <w:pPr>
      <w:numPr>
        <w:numId w:val="7"/>
      </w:numPr>
      <w:contextualSpacing/>
    </w:pPr>
  </w:style>
  <w:style w:type="paragraph" w:styleId="ListContinue">
    <w:name w:val="List Continue"/>
    <w:basedOn w:val="Normal"/>
    <w:uiPriority w:val="99"/>
    <w:semiHidden/>
    <w:unhideWhenUsed/>
    <w:rsid w:val="00C979AB"/>
    <w:pPr>
      <w:spacing w:after="120"/>
      <w:ind w:left="360"/>
      <w:contextualSpacing/>
    </w:pPr>
  </w:style>
  <w:style w:type="paragraph" w:styleId="ListContinue2">
    <w:name w:val="List Continue 2"/>
    <w:basedOn w:val="Normal"/>
    <w:uiPriority w:val="99"/>
    <w:semiHidden/>
    <w:unhideWhenUsed/>
    <w:rsid w:val="00C979AB"/>
    <w:pPr>
      <w:spacing w:after="120"/>
      <w:ind w:left="720"/>
      <w:contextualSpacing/>
    </w:pPr>
  </w:style>
  <w:style w:type="paragraph" w:styleId="ListContinue3">
    <w:name w:val="List Continue 3"/>
    <w:basedOn w:val="Normal"/>
    <w:uiPriority w:val="99"/>
    <w:semiHidden/>
    <w:unhideWhenUsed/>
    <w:rsid w:val="00C979AB"/>
    <w:pPr>
      <w:spacing w:after="120"/>
      <w:ind w:left="1080"/>
      <w:contextualSpacing/>
    </w:pPr>
  </w:style>
  <w:style w:type="paragraph" w:styleId="ListContinue4">
    <w:name w:val="List Continue 4"/>
    <w:basedOn w:val="Normal"/>
    <w:uiPriority w:val="99"/>
    <w:semiHidden/>
    <w:unhideWhenUsed/>
    <w:rsid w:val="00C979AB"/>
    <w:pPr>
      <w:spacing w:after="120"/>
      <w:ind w:left="1440"/>
      <w:contextualSpacing/>
    </w:pPr>
  </w:style>
  <w:style w:type="paragraph" w:styleId="ListContinue5">
    <w:name w:val="List Continue 5"/>
    <w:basedOn w:val="Normal"/>
    <w:uiPriority w:val="99"/>
    <w:semiHidden/>
    <w:unhideWhenUsed/>
    <w:rsid w:val="00C979AB"/>
    <w:pPr>
      <w:spacing w:after="120"/>
      <w:ind w:left="1800"/>
      <w:contextualSpacing/>
    </w:pPr>
  </w:style>
  <w:style w:type="paragraph" w:styleId="ListNumber">
    <w:name w:val="List Number"/>
    <w:basedOn w:val="Normal"/>
    <w:uiPriority w:val="99"/>
    <w:semiHidden/>
    <w:unhideWhenUsed/>
    <w:rsid w:val="00C979AB"/>
    <w:pPr>
      <w:numPr>
        <w:numId w:val="8"/>
      </w:numPr>
      <w:contextualSpacing/>
    </w:pPr>
  </w:style>
  <w:style w:type="paragraph" w:styleId="ListNumber2">
    <w:name w:val="List Number 2"/>
    <w:basedOn w:val="Normal"/>
    <w:uiPriority w:val="99"/>
    <w:semiHidden/>
    <w:unhideWhenUsed/>
    <w:rsid w:val="00C979AB"/>
    <w:pPr>
      <w:numPr>
        <w:numId w:val="9"/>
      </w:numPr>
      <w:contextualSpacing/>
    </w:pPr>
  </w:style>
  <w:style w:type="paragraph" w:styleId="ListNumber3">
    <w:name w:val="List Number 3"/>
    <w:basedOn w:val="Normal"/>
    <w:uiPriority w:val="99"/>
    <w:semiHidden/>
    <w:unhideWhenUsed/>
    <w:rsid w:val="00C979AB"/>
    <w:pPr>
      <w:numPr>
        <w:numId w:val="10"/>
      </w:numPr>
      <w:contextualSpacing/>
    </w:pPr>
  </w:style>
  <w:style w:type="paragraph" w:styleId="ListNumber4">
    <w:name w:val="List Number 4"/>
    <w:basedOn w:val="Normal"/>
    <w:uiPriority w:val="99"/>
    <w:semiHidden/>
    <w:unhideWhenUsed/>
    <w:rsid w:val="00C979AB"/>
    <w:pPr>
      <w:numPr>
        <w:numId w:val="11"/>
      </w:numPr>
      <w:contextualSpacing/>
    </w:pPr>
  </w:style>
  <w:style w:type="paragraph" w:styleId="ListNumber5">
    <w:name w:val="List Number 5"/>
    <w:basedOn w:val="Normal"/>
    <w:uiPriority w:val="99"/>
    <w:semiHidden/>
    <w:unhideWhenUsed/>
    <w:rsid w:val="00C979AB"/>
    <w:pPr>
      <w:numPr>
        <w:numId w:val="12"/>
      </w:numPr>
      <w:contextualSpacing/>
    </w:pPr>
  </w:style>
  <w:style w:type="paragraph" w:styleId="MacroText">
    <w:name w:val="macro"/>
    <w:link w:val="MacroTextChar"/>
    <w:uiPriority w:val="99"/>
    <w:semiHidden/>
    <w:unhideWhenUsed/>
    <w:rsid w:val="00C979AB"/>
    <w:pPr>
      <w:tabs>
        <w:tab w:val="left" w:pos="480"/>
        <w:tab w:val="left" w:pos="960"/>
        <w:tab w:val="left" w:pos="1440"/>
        <w:tab w:val="left" w:pos="1920"/>
        <w:tab w:val="left" w:pos="2400"/>
        <w:tab w:val="left" w:pos="2880"/>
        <w:tab w:val="left" w:pos="3360"/>
        <w:tab w:val="left" w:pos="3840"/>
        <w:tab w:val="left" w:pos="4320"/>
      </w:tabs>
      <w:spacing w:before="0" w:after="0" w:line="288" w:lineRule="auto"/>
      <w:jc w:val="both"/>
    </w:pPr>
    <w:rPr>
      <w:rFonts w:ascii="Consolas" w:eastAsiaTheme="minorHAnsi" w:hAnsi="Consolas"/>
      <w:color w:val="404040" w:themeColor="text1" w:themeTint="BF"/>
    </w:rPr>
  </w:style>
  <w:style w:type="character" w:customStyle="1" w:styleId="MacroTextChar">
    <w:name w:val="Macro Text Char"/>
    <w:basedOn w:val="DefaultParagraphFont"/>
    <w:link w:val="MacroText"/>
    <w:uiPriority w:val="99"/>
    <w:semiHidden/>
    <w:rsid w:val="00C979AB"/>
    <w:rPr>
      <w:rFonts w:ascii="Consolas" w:eastAsiaTheme="minorHAnsi" w:hAnsi="Consolas"/>
      <w:color w:val="404040" w:themeColor="text1" w:themeTint="BF"/>
    </w:rPr>
  </w:style>
  <w:style w:type="paragraph" w:styleId="MessageHeader">
    <w:name w:val="Message Header"/>
    <w:basedOn w:val="Normal"/>
    <w:link w:val="MessageHeaderChar"/>
    <w:uiPriority w:val="99"/>
    <w:semiHidden/>
    <w:unhideWhenUsed/>
    <w:rsid w:val="00C979A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C979AB"/>
    <w:rPr>
      <w:rFonts w:asciiTheme="majorHAnsi" w:eastAsiaTheme="majorEastAsia" w:hAnsiTheme="majorHAnsi" w:cstheme="majorBidi"/>
      <w:color w:val="404040" w:themeColor="text1" w:themeTint="BF"/>
      <w:sz w:val="24"/>
      <w:szCs w:val="24"/>
      <w:shd w:val="pct20" w:color="auto" w:fill="auto"/>
    </w:rPr>
  </w:style>
  <w:style w:type="paragraph" w:styleId="NormalIndent">
    <w:name w:val="Normal Indent"/>
    <w:basedOn w:val="Normal"/>
    <w:uiPriority w:val="99"/>
    <w:semiHidden/>
    <w:unhideWhenUsed/>
    <w:rsid w:val="00C979AB"/>
    <w:pPr>
      <w:ind w:left="720"/>
    </w:pPr>
  </w:style>
  <w:style w:type="paragraph" w:styleId="NoteHeading">
    <w:name w:val="Note Heading"/>
    <w:basedOn w:val="Normal"/>
    <w:next w:val="Normal"/>
    <w:link w:val="NoteHeadingChar"/>
    <w:uiPriority w:val="99"/>
    <w:semiHidden/>
    <w:unhideWhenUsed/>
    <w:rsid w:val="00C979AB"/>
    <w:pPr>
      <w:spacing w:after="0" w:line="240" w:lineRule="auto"/>
    </w:pPr>
  </w:style>
  <w:style w:type="character" w:customStyle="1" w:styleId="NoteHeadingChar">
    <w:name w:val="Note Heading Char"/>
    <w:basedOn w:val="DefaultParagraphFont"/>
    <w:link w:val="NoteHeading"/>
    <w:uiPriority w:val="99"/>
    <w:semiHidden/>
    <w:rsid w:val="00C979AB"/>
    <w:rPr>
      <w:rFonts w:eastAsiaTheme="minorHAnsi"/>
      <w:color w:val="404040" w:themeColor="text1" w:themeTint="BF"/>
      <w:sz w:val="22"/>
      <w:szCs w:val="18"/>
    </w:rPr>
  </w:style>
  <w:style w:type="paragraph" w:styleId="PlainText">
    <w:name w:val="Plain Text"/>
    <w:basedOn w:val="Normal"/>
    <w:link w:val="PlainTextChar"/>
    <w:uiPriority w:val="99"/>
    <w:semiHidden/>
    <w:unhideWhenUsed/>
    <w:rsid w:val="00C979A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979AB"/>
    <w:rPr>
      <w:rFonts w:ascii="Consolas" w:eastAsiaTheme="minorHAnsi" w:hAnsi="Consolas"/>
      <w:color w:val="404040" w:themeColor="text1" w:themeTint="BF"/>
      <w:sz w:val="21"/>
      <w:szCs w:val="21"/>
    </w:rPr>
  </w:style>
  <w:style w:type="paragraph" w:styleId="Salutation">
    <w:name w:val="Salutation"/>
    <w:basedOn w:val="Normal"/>
    <w:next w:val="Normal"/>
    <w:link w:val="SalutationChar"/>
    <w:uiPriority w:val="99"/>
    <w:semiHidden/>
    <w:unhideWhenUsed/>
    <w:rsid w:val="00C979AB"/>
  </w:style>
  <w:style w:type="character" w:customStyle="1" w:styleId="SalutationChar">
    <w:name w:val="Salutation Char"/>
    <w:basedOn w:val="DefaultParagraphFont"/>
    <w:link w:val="Salutation"/>
    <w:uiPriority w:val="99"/>
    <w:semiHidden/>
    <w:rsid w:val="00C979AB"/>
    <w:rPr>
      <w:rFonts w:eastAsiaTheme="minorHAnsi"/>
      <w:color w:val="404040" w:themeColor="text1" w:themeTint="BF"/>
      <w:sz w:val="22"/>
      <w:szCs w:val="18"/>
    </w:rPr>
  </w:style>
  <w:style w:type="paragraph" w:styleId="Signature">
    <w:name w:val="Signature"/>
    <w:basedOn w:val="Normal"/>
    <w:link w:val="SignatureChar"/>
    <w:uiPriority w:val="99"/>
    <w:semiHidden/>
    <w:unhideWhenUsed/>
    <w:rsid w:val="00C979AB"/>
    <w:pPr>
      <w:spacing w:after="0" w:line="240" w:lineRule="auto"/>
      <w:ind w:left="4320"/>
    </w:pPr>
  </w:style>
  <w:style w:type="character" w:customStyle="1" w:styleId="SignatureChar">
    <w:name w:val="Signature Char"/>
    <w:basedOn w:val="DefaultParagraphFont"/>
    <w:link w:val="Signature"/>
    <w:uiPriority w:val="99"/>
    <w:semiHidden/>
    <w:rsid w:val="00C979AB"/>
    <w:rPr>
      <w:rFonts w:eastAsiaTheme="minorHAnsi"/>
      <w:color w:val="404040" w:themeColor="text1" w:themeTint="BF"/>
      <w:sz w:val="22"/>
      <w:szCs w:val="18"/>
    </w:rPr>
  </w:style>
  <w:style w:type="paragraph" w:styleId="TableofAuthorities">
    <w:name w:val="table of authorities"/>
    <w:basedOn w:val="Normal"/>
    <w:next w:val="Normal"/>
    <w:uiPriority w:val="99"/>
    <w:semiHidden/>
    <w:unhideWhenUsed/>
    <w:rsid w:val="00C979AB"/>
    <w:pPr>
      <w:spacing w:after="0"/>
      <w:ind w:left="220" w:hanging="220"/>
    </w:pPr>
  </w:style>
  <w:style w:type="paragraph" w:styleId="TOAHeading">
    <w:name w:val="toa heading"/>
    <w:basedOn w:val="Normal"/>
    <w:next w:val="Normal"/>
    <w:uiPriority w:val="99"/>
    <w:semiHidden/>
    <w:unhideWhenUsed/>
    <w:rsid w:val="00C979AB"/>
    <w:pPr>
      <w:spacing w:before="120"/>
    </w:pPr>
    <w:rPr>
      <w:rFonts w:asciiTheme="majorHAnsi" w:eastAsiaTheme="majorEastAsia" w:hAnsiTheme="majorHAnsi" w:cstheme="majorBidi"/>
      <w:b/>
      <w:bCs/>
    </w:rPr>
  </w:style>
  <w:style w:type="paragraph" w:styleId="TOC5">
    <w:name w:val="toc 5"/>
    <w:basedOn w:val="Normal"/>
    <w:next w:val="Normal"/>
    <w:autoRedefine/>
    <w:semiHidden/>
    <w:locked/>
    <w:rsid w:val="00C979AB"/>
    <w:pPr>
      <w:spacing w:after="100"/>
      <w:ind w:left="880"/>
    </w:pPr>
  </w:style>
  <w:style w:type="paragraph" w:styleId="TOC6">
    <w:name w:val="toc 6"/>
    <w:basedOn w:val="Normal"/>
    <w:next w:val="Normal"/>
    <w:autoRedefine/>
    <w:semiHidden/>
    <w:locked/>
    <w:rsid w:val="00C979AB"/>
    <w:pPr>
      <w:spacing w:after="100"/>
      <w:ind w:left="1100"/>
    </w:pPr>
  </w:style>
  <w:style w:type="paragraph" w:styleId="TOC7">
    <w:name w:val="toc 7"/>
    <w:basedOn w:val="Normal"/>
    <w:next w:val="Normal"/>
    <w:autoRedefine/>
    <w:semiHidden/>
    <w:locked/>
    <w:rsid w:val="00C979AB"/>
    <w:pPr>
      <w:spacing w:after="100"/>
      <w:ind w:left="1320"/>
    </w:pPr>
  </w:style>
  <w:style w:type="paragraph" w:styleId="TOC8">
    <w:name w:val="toc 8"/>
    <w:basedOn w:val="Normal"/>
    <w:next w:val="Normal"/>
    <w:autoRedefine/>
    <w:semiHidden/>
    <w:locked/>
    <w:rsid w:val="00C979AB"/>
    <w:pPr>
      <w:spacing w:after="100"/>
      <w:ind w:left="1540"/>
    </w:pPr>
  </w:style>
  <w:style w:type="paragraph" w:styleId="TOC9">
    <w:name w:val="toc 9"/>
    <w:basedOn w:val="Normal"/>
    <w:next w:val="Normal"/>
    <w:autoRedefine/>
    <w:semiHidden/>
    <w:locked/>
    <w:rsid w:val="00C979AB"/>
    <w:pPr>
      <w:spacing w:after="100"/>
      <w:ind w:left="1760"/>
    </w:pPr>
  </w:style>
  <w:style w:type="paragraph" w:customStyle="1" w:styleId="NRFigure">
    <w:name w:val="NR Figure"/>
    <w:basedOn w:val="CaptionText"/>
    <w:next w:val="Normal"/>
    <w:link w:val="NRFigureChar"/>
    <w:uiPriority w:val="7"/>
    <w:qFormat/>
    <w:rsid w:val="001F08F2"/>
    <w:rPr>
      <w:rFonts w:ascii="Arial" w:hAnsi="Arial"/>
      <w:color w:val="053D58" w:themeColor="accent1"/>
      <w:sz w:val="22"/>
    </w:rPr>
  </w:style>
  <w:style w:type="character" w:customStyle="1" w:styleId="NRFigureChar">
    <w:name w:val="NR Figure Char"/>
    <w:basedOn w:val="DefaultParagraphFont"/>
    <w:link w:val="NRFigure"/>
    <w:uiPriority w:val="7"/>
    <w:rsid w:val="001F08F2"/>
    <w:rPr>
      <w:rFonts w:ascii="Arial" w:eastAsiaTheme="minorHAnsi" w:hAnsi="Arial"/>
      <w:b/>
      <w:bCs/>
      <w:iCs/>
      <w:color w:val="053D58" w:themeColor="accent1"/>
      <w:sz w:val="22"/>
      <w:szCs w:val="24"/>
    </w:rPr>
  </w:style>
  <w:style w:type="paragraph" w:customStyle="1" w:styleId="H1-CLEAN">
    <w:name w:val="H1- CLEAN"/>
    <w:basedOn w:val="Normal"/>
    <w:semiHidden/>
    <w:qFormat/>
    <w:rsid w:val="005D5C0D"/>
    <w:pPr>
      <w:spacing w:line="240" w:lineRule="auto"/>
    </w:pPr>
    <w:rPr>
      <w:rFonts w:asciiTheme="majorHAnsi" w:hAnsiTheme="majorHAnsi"/>
      <w:noProof/>
      <w:color w:val="153D63" w:themeColor="text2" w:themeTint="E6"/>
      <w:sz w:val="28"/>
    </w:rPr>
  </w:style>
  <w:style w:type="paragraph" w:customStyle="1" w:styleId="H2-CLEAN">
    <w:name w:val="H2 - CLEAN"/>
    <w:basedOn w:val="Normal"/>
    <w:next w:val="Normal"/>
    <w:semiHidden/>
    <w:rsid w:val="005D5C0D"/>
    <w:pPr>
      <w:numPr>
        <w:ilvl w:val="1"/>
        <w:numId w:val="13"/>
      </w:numPr>
      <w:spacing w:line="360" w:lineRule="auto"/>
    </w:pPr>
    <w:rPr>
      <w:b/>
      <w:caps/>
      <w:color w:val="5F97AC" w:themeColor="accent6" w:themeShade="BF"/>
      <w:sz w:val="28"/>
    </w:rPr>
  </w:style>
  <w:style w:type="paragraph" w:customStyle="1" w:styleId="H3-CLEAN">
    <w:name w:val="H3 - CLEAN"/>
    <w:basedOn w:val="Normal"/>
    <w:next w:val="Normal"/>
    <w:semiHidden/>
    <w:rsid w:val="005D5C0D"/>
    <w:pPr>
      <w:numPr>
        <w:ilvl w:val="2"/>
        <w:numId w:val="13"/>
      </w:numPr>
      <w:spacing w:before="300" w:after="120"/>
    </w:pPr>
    <w:rPr>
      <w:rFonts w:ascii="Arial" w:hAnsi="Arial"/>
      <w:b/>
      <w:caps/>
      <w:color w:val="153D63" w:themeColor="text2" w:themeTint="E6"/>
    </w:rPr>
  </w:style>
  <w:style w:type="paragraph" w:customStyle="1" w:styleId="TITLE-CLEAN">
    <w:name w:val="TITLE - CLEAN"/>
    <w:basedOn w:val="Normal"/>
    <w:next w:val="Normal"/>
    <w:semiHidden/>
    <w:qFormat/>
    <w:rsid w:val="005D5C0D"/>
    <w:pPr>
      <w:spacing w:after="0" w:line="480" w:lineRule="exact"/>
    </w:pPr>
    <w:rPr>
      <w:rFonts w:asciiTheme="majorHAnsi" w:hAnsiTheme="majorHAnsi"/>
      <w:caps/>
      <w:color w:val="053D58" w:themeColor="accent1"/>
      <w:spacing w:val="10"/>
      <w:kern w:val="28"/>
      <w:sz w:val="48"/>
    </w:rPr>
  </w:style>
  <w:style w:type="paragraph" w:customStyle="1" w:styleId="ExhibitAppendix-NR2026">
    <w:name w:val="Exhibit/Appendix - NR 2026"/>
    <w:basedOn w:val="DouglasExhibitTitle"/>
    <w:next w:val="Normal"/>
    <w:uiPriority w:val="10"/>
    <w:qFormat/>
    <w:rsid w:val="00392E8E"/>
    <w:pPr>
      <w:ind w:left="432" w:hanging="432"/>
    </w:pPr>
    <w:rPr>
      <w:rFonts w:asciiTheme="majorHAnsi" w:hAnsiTheme="majorHAnsi"/>
      <w:color w:val="153D63" w:themeColor="text2" w:themeTint="E6"/>
    </w:rPr>
  </w:style>
  <w:style w:type="character" w:customStyle="1" w:styleId="VerbatimChar">
    <w:name w:val="Verbatim Char"/>
    <w:basedOn w:val="CaptionChar"/>
    <w:link w:val="SourceCode"/>
    <w:semiHidden/>
    <w:qFormat/>
    <w:rsid w:val="00EF3A21"/>
    <w:rPr>
      <w:rFonts w:ascii="Consolas" w:eastAsiaTheme="minorHAnsi" w:hAnsi="Consolas"/>
      <w:b w:val="0"/>
      <w:bCs w:val="0"/>
      <w:iCs w:val="0"/>
      <w:color w:val="053D58" w:themeColor="accent1"/>
      <w:sz w:val="22"/>
      <w:szCs w:val="16"/>
    </w:rPr>
  </w:style>
  <w:style w:type="character" w:customStyle="1" w:styleId="SectionNumber">
    <w:name w:val="Section Number"/>
    <w:basedOn w:val="CaptionChar"/>
    <w:semiHidden/>
    <w:qFormat/>
    <w:rsid w:val="007D5ABA"/>
    <w:rPr>
      <w:rFonts w:ascii="Arial" w:eastAsiaTheme="minorHAnsi" w:hAnsi="Arial"/>
      <w:b w:val="0"/>
      <w:bCs w:val="0"/>
      <w:iCs w:val="0"/>
      <w:color w:val="053D58" w:themeColor="accent1"/>
      <w:szCs w:val="16"/>
    </w:rPr>
  </w:style>
  <w:style w:type="character" w:customStyle="1" w:styleId="FootnoteCharacters">
    <w:name w:val="Footnote Characters"/>
    <w:basedOn w:val="CaptionChar"/>
    <w:semiHidden/>
    <w:qFormat/>
    <w:rsid w:val="007D5ABA"/>
    <w:rPr>
      <w:rFonts w:ascii="Arial" w:eastAsiaTheme="minorHAnsi" w:hAnsi="Arial"/>
      <w:b w:val="0"/>
      <w:bCs w:val="0"/>
      <w:iCs w:val="0"/>
      <w:color w:val="053D58" w:themeColor="accent1"/>
      <w:szCs w:val="16"/>
      <w:vertAlign w:val="superscript"/>
    </w:rPr>
  </w:style>
  <w:style w:type="character" w:customStyle="1" w:styleId="KeywordTok">
    <w:name w:val="KeywordTok"/>
    <w:basedOn w:val="VerbatimChar"/>
    <w:semiHidden/>
    <w:qFormat/>
    <w:rsid w:val="007D5ABA"/>
    <w:rPr>
      <w:rFonts w:ascii="Consolas" w:eastAsiaTheme="minorHAnsi" w:hAnsi="Consolas"/>
      <w:b/>
      <w:bCs w:val="0"/>
      <w:iCs w:val="0"/>
      <w:color w:val="007020"/>
      <w:sz w:val="22"/>
      <w:szCs w:val="16"/>
    </w:rPr>
  </w:style>
  <w:style w:type="character" w:customStyle="1" w:styleId="DataTypeTok">
    <w:name w:val="DataTypeTok"/>
    <w:basedOn w:val="VerbatimChar"/>
    <w:semiHidden/>
    <w:rsid w:val="007D5ABA"/>
    <w:rPr>
      <w:rFonts w:ascii="Consolas" w:eastAsiaTheme="minorHAnsi" w:hAnsi="Consolas"/>
      <w:b w:val="0"/>
      <w:bCs w:val="0"/>
      <w:iCs w:val="0"/>
      <w:color w:val="902000"/>
      <w:sz w:val="22"/>
      <w:szCs w:val="16"/>
    </w:rPr>
  </w:style>
  <w:style w:type="character" w:customStyle="1" w:styleId="DecValTok">
    <w:name w:val="DecValTok"/>
    <w:basedOn w:val="VerbatimChar"/>
    <w:semiHidden/>
    <w:rsid w:val="007D5ABA"/>
    <w:rPr>
      <w:rFonts w:ascii="Consolas" w:eastAsiaTheme="minorHAnsi" w:hAnsi="Consolas"/>
      <w:b w:val="0"/>
      <w:bCs w:val="0"/>
      <w:iCs w:val="0"/>
      <w:color w:val="40A070"/>
      <w:sz w:val="22"/>
      <w:szCs w:val="16"/>
    </w:rPr>
  </w:style>
  <w:style w:type="character" w:customStyle="1" w:styleId="BaseNTok">
    <w:name w:val="BaseNTok"/>
    <w:basedOn w:val="VerbatimChar"/>
    <w:semiHidden/>
    <w:rsid w:val="007D5ABA"/>
    <w:rPr>
      <w:rFonts w:ascii="Consolas" w:eastAsiaTheme="minorHAnsi" w:hAnsi="Consolas"/>
      <w:b w:val="0"/>
      <w:bCs w:val="0"/>
      <w:iCs w:val="0"/>
      <w:color w:val="40A070"/>
      <w:sz w:val="22"/>
      <w:szCs w:val="16"/>
    </w:rPr>
  </w:style>
  <w:style w:type="character" w:customStyle="1" w:styleId="FloatTok">
    <w:name w:val="FloatTok"/>
    <w:basedOn w:val="VerbatimChar"/>
    <w:semiHidden/>
    <w:qFormat/>
    <w:rsid w:val="007D5ABA"/>
    <w:rPr>
      <w:rFonts w:ascii="Consolas" w:eastAsiaTheme="minorHAnsi" w:hAnsi="Consolas"/>
      <w:b w:val="0"/>
      <w:bCs w:val="0"/>
      <w:iCs w:val="0"/>
      <w:color w:val="40A070"/>
      <w:sz w:val="22"/>
      <w:szCs w:val="16"/>
    </w:rPr>
  </w:style>
  <w:style w:type="character" w:customStyle="1" w:styleId="ConstantTok">
    <w:name w:val="ConstantTok"/>
    <w:basedOn w:val="VerbatimChar"/>
    <w:semiHidden/>
    <w:rsid w:val="007D5ABA"/>
    <w:rPr>
      <w:rFonts w:ascii="Consolas" w:eastAsiaTheme="minorHAnsi" w:hAnsi="Consolas"/>
      <w:b w:val="0"/>
      <w:bCs w:val="0"/>
      <w:iCs w:val="0"/>
      <w:color w:val="880000"/>
      <w:sz w:val="22"/>
      <w:szCs w:val="16"/>
    </w:rPr>
  </w:style>
  <w:style w:type="character" w:customStyle="1" w:styleId="CharTok">
    <w:name w:val="CharTok"/>
    <w:basedOn w:val="VerbatimChar"/>
    <w:semiHidden/>
    <w:rsid w:val="007D5ABA"/>
    <w:rPr>
      <w:rFonts w:ascii="Consolas" w:eastAsiaTheme="minorHAnsi" w:hAnsi="Consolas"/>
      <w:b w:val="0"/>
      <w:bCs w:val="0"/>
      <w:iCs w:val="0"/>
      <w:color w:val="4070A0"/>
      <w:sz w:val="22"/>
      <w:szCs w:val="16"/>
    </w:rPr>
  </w:style>
  <w:style w:type="character" w:customStyle="1" w:styleId="SpecialCharTok">
    <w:name w:val="SpecialCharTok"/>
    <w:basedOn w:val="VerbatimChar"/>
    <w:semiHidden/>
    <w:qFormat/>
    <w:rsid w:val="007D5ABA"/>
    <w:rPr>
      <w:rFonts w:ascii="Consolas" w:eastAsiaTheme="minorHAnsi" w:hAnsi="Consolas"/>
      <w:b w:val="0"/>
      <w:bCs w:val="0"/>
      <w:iCs w:val="0"/>
      <w:color w:val="4070A0"/>
      <w:sz w:val="22"/>
      <w:szCs w:val="16"/>
    </w:rPr>
  </w:style>
  <w:style w:type="character" w:customStyle="1" w:styleId="StringTok">
    <w:name w:val="StringTok"/>
    <w:basedOn w:val="VerbatimChar"/>
    <w:semiHidden/>
    <w:qFormat/>
    <w:rsid w:val="007D5ABA"/>
    <w:rPr>
      <w:rFonts w:ascii="Consolas" w:eastAsiaTheme="minorHAnsi" w:hAnsi="Consolas"/>
      <w:b w:val="0"/>
      <w:bCs w:val="0"/>
      <w:iCs w:val="0"/>
      <w:color w:val="4070A0"/>
      <w:sz w:val="22"/>
      <w:szCs w:val="16"/>
    </w:rPr>
  </w:style>
  <w:style w:type="character" w:customStyle="1" w:styleId="VerbatimStringTok">
    <w:name w:val="VerbatimStringTok"/>
    <w:basedOn w:val="VerbatimChar"/>
    <w:semiHidden/>
    <w:rsid w:val="007D5ABA"/>
    <w:rPr>
      <w:rFonts w:ascii="Consolas" w:eastAsiaTheme="minorHAnsi" w:hAnsi="Consolas"/>
      <w:b w:val="0"/>
      <w:bCs w:val="0"/>
      <w:iCs w:val="0"/>
      <w:color w:val="4070A0"/>
      <w:sz w:val="22"/>
      <w:szCs w:val="16"/>
    </w:rPr>
  </w:style>
  <w:style w:type="character" w:customStyle="1" w:styleId="SpecialStringTok">
    <w:name w:val="SpecialStringTok"/>
    <w:basedOn w:val="VerbatimChar"/>
    <w:semiHidden/>
    <w:rsid w:val="007D5ABA"/>
    <w:rPr>
      <w:rFonts w:ascii="Consolas" w:eastAsiaTheme="minorHAnsi" w:hAnsi="Consolas"/>
      <w:b w:val="0"/>
      <w:bCs w:val="0"/>
      <w:iCs w:val="0"/>
      <w:color w:val="BB6688"/>
      <w:sz w:val="22"/>
      <w:szCs w:val="16"/>
    </w:rPr>
  </w:style>
  <w:style w:type="character" w:customStyle="1" w:styleId="ImportTok">
    <w:name w:val="ImportTok"/>
    <w:basedOn w:val="VerbatimChar"/>
    <w:semiHidden/>
    <w:rsid w:val="007D5ABA"/>
    <w:rPr>
      <w:rFonts w:ascii="Consolas" w:eastAsiaTheme="minorHAnsi" w:hAnsi="Consolas"/>
      <w:b/>
      <w:bCs w:val="0"/>
      <w:iCs w:val="0"/>
      <w:color w:val="008000"/>
      <w:sz w:val="22"/>
      <w:szCs w:val="16"/>
    </w:rPr>
  </w:style>
  <w:style w:type="character" w:customStyle="1" w:styleId="CommentTok">
    <w:name w:val="CommentTok"/>
    <w:basedOn w:val="VerbatimChar"/>
    <w:semiHidden/>
    <w:rsid w:val="007D5ABA"/>
    <w:rPr>
      <w:rFonts w:ascii="Consolas" w:eastAsiaTheme="minorHAnsi" w:hAnsi="Consolas"/>
      <w:b w:val="0"/>
      <w:bCs w:val="0"/>
      <w:i/>
      <w:iCs w:val="0"/>
      <w:color w:val="60A0B0"/>
      <w:sz w:val="22"/>
      <w:szCs w:val="16"/>
    </w:rPr>
  </w:style>
  <w:style w:type="character" w:customStyle="1" w:styleId="DocumentationTok">
    <w:name w:val="DocumentationTok"/>
    <w:basedOn w:val="VerbatimChar"/>
    <w:semiHidden/>
    <w:rsid w:val="007D5ABA"/>
    <w:rPr>
      <w:rFonts w:ascii="Consolas" w:eastAsiaTheme="minorHAnsi" w:hAnsi="Consolas"/>
      <w:b w:val="0"/>
      <w:bCs w:val="0"/>
      <w:i/>
      <w:iCs w:val="0"/>
      <w:color w:val="BA2121"/>
      <w:sz w:val="22"/>
      <w:szCs w:val="16"/>
    </w:rPr>
  </w:style>
  <w:style w:type="character" w:customStyle="1" w:styleId="AnnotationTok">
    <w:name w:val="AnnotationTok"/>
    <w:basedOn w:val="VerbatimChar"/>
    <w:semiHidden/>
    <w:rsid w:val="007D5ABA"/>
    <w:rPr>
      <w:rFonts w:ascii="Consolas" w:eastAsiaTheme="minorHAnsi" w:hAnsi="Consolas"/>
      <w:b/>
      <w:bCs w:val="0"/>
      <w:i/>
      <w:iCs w:val="0"/>
      <w:color w:val="60A0B0"/>
      <w:sz w:val="22"/>
      <w:szCs w:val="16"/>
    </w:rPr>
  </w:style>
  <w:style w:type="character" w:customStyle="1" w:styleId="CommentVarTok">
    <w:name w:val="CommentVarTok"/>
    <w:basedOn w:val="VerbatimChar"/>
    <w:semiHidden/>
    <w:qFormat/>
    <w:rsid w:val="007D5ABA"/>
    <w:rPr>
      <w:rFonts w:ascii="Consolas" w:eastAsiaTheme="minorHAnsi" w:hAnsi="Consolas"/>
      <w:b/>
      <w:bCs w:val="0"/>
      <w:i/>
      <w:iCs w:val="0"/>
      <w:color w:val="60A0B0"/>
      <w:sz w:val="22"/>
      <w:szCs w:val="16"/>
    </w:rPr>
  </w:style>
  <w:style w:type="character" w:customStyle="1" w:styleId="OtherTok">
    <w:name w:val="OtherTok"/>
    <w:basedOn w:val="VerbatimChar"/>
    <w:semiHidden/>
    <w:rsid w:val="007D5ABA"/>
    <w:rPr>
      <w:rFonts w:ascii="Consolas" w:eastAsiaTheme="minorHAnsi" w:hAnsi="Consolas"/>
      <w:b w:val="0"/>
      <w:bCs w:val="0"/>
      <w:iCs w:val="0"/>
      <w:color w:val="007020"/>
      <w:sz w:val="22"/>
      <w:szCs w:val="16"/>
    </w:rPr>
  </w:style>
  <w:style w:type="character" w:customStyle="1" w:styleId="FunctionTok">
    <w:name w:val="FunctionTok"/>
    <w:basedOn w:val="VerbatimChar"/>
    <w:semiHidden/>
    <w:qFormat/>
    <w:rsid w:val="007D5ABA"/>
    <w:rPr>
      <w:rFonts w:ascii="Consolas" w:eastAsiaTheme="minorHAnsi" w:hAnsi="Consolas"/>
      <w:b w:val="0"/>
      <w:bCs w:val="0"/>
      <w:iCs w:val="0"/>
      <w:color w:val="06287E"/>
      <w:sz w:val="22"/>
      <w:szCs w:val="16"/>
    </w:rPr>
  </w:style>
  <w:style w:type="character" w:customStyle="1" w:styleId="VariableTok">
    <w:name w:val="VariableTok"/>
    <w:basedOn w:val="VerbatimChar"/>
    <w:semiHidden/>
    <w:qFormat/>
    <w:rsid w:val="007D5ABA"/>
    <w:rPr>
      <w:rFonts w:ascii="Consolas" w:eastAsiaTheme="minorHAnsi" w:hAnsi="Consolas"/>
      <w:b w:val="0"/>
      <w:bCs w:val="0"/>
      <w:iCs w:val="0"/>
      <w:color w:val="19177C"/>
      <w:sz w:val="22"/>
      <w:szCs w:val="16"/>
    </w:rPr>
  </w:style>
  <w:style w:type="character" w:customStyle="1" w:styleId="ControlFlowTok">
    <w:name w:val="ControlFlowTok"/>
    <w:basedOn w:val="VerbatimChar"/>
    <w:semiHidden/>
    <w:rsid w:val="007D5ABA"/>
    <w:rPr>
      <w:rFonts w:ascii="Consolas" w:eastAsiaTheme="minorHAnsi" w:hAnsi="Consolas"/>
      <w:b/>
      <w:bCs w:val="0"/>
      <w:iCs w:val="0"/>
      <w:color w:val="007020"/>
      <w:sz w:val="22"/>
      <w:szCs w:val="16"/>
    </w:rPr>
  </w:style>
  <w:style w:type="character" w:customStyle="1" w:styleId="OperatorTok">
    <w:name w:val="OperatorTok"/>
    <w:basedOn w:val="VerbatimChar"/>
    <w:semiHidden/>
    <w:qFormat/>
    <w:rsid w:val="007D5ABA"/>
    <w:rPr>
      <w:rFonts w:ascii="Consolas" w:eastAsiaTheme="minorHAnsi" w:hAnsi="Consolas"/>
      <w:b w:val="0"/>
      <w:bCs w:val="0"/>
      <w:iCs w:val="0"/>
      <w:color w:val="666666"/>
      <w:sz w:val="22"/>
      <w:szCs w:val="16"/>
    </w:rPr>
  </w:style>
  <w:style w:type="character" w:customStyle="1" w:styleId="BuiltInTok">
    <w:name w:val="BuiltInTok"/>
    <w:basedOn w:val="VerbatimChar"/>
    <w:semiHidden/>
    <w:rsid w:val="007D5ABA"/>
    <w:rPr>
      <w:rFonts w:ascii="Consolas" w:eastAsiaTheme="minorHAnsi" w:hAnsi="Consolas"/>
      <w:b w:val="0"/>
      <w:bCs w:val="0"/>
      <w:iCs w:val="0"/>
      <w:color w:val="008000"/>
      <w:sz w:val="22"/>
      <w:szCs w:val="16"/>
    </w:rPr>
  </w:style>
  <w:style w:type="character" w:customStyle="1" w:styleId="ExtensionTok">
    <w:name w:val="ExtensionTok"/>
    <w:basedOn w:val="VerbatimChar"/>
    <w:semiHidden/>
    <w:qFormat/>
    <w:rsid w:val="007D5ABA"/>
    <w:rPr>
      <w:rFonts w:ascii="Consolas" w:eastAsiaTheme="minorHAnsi" w:hAnsi="Consolas"/>
      <w:b w:val="0"/>
      <w:bCs w:val="0"/>
      <w:iCs w:val="0"/>
      <w:color w:val="053D58" w:themeColor="accent1"/>
      <w:sz w:val="22"/>
      <w:szCs w:val="16"/>
    </w:rPr>
  </w:style>
  <w:style w:type="character" w:customStyle="1" w:styleId="PreprocessorTok">
    <w:name w:val="PreprocessorTok"/>
    <w:basedOn w:val="VerbatimChar"/>
    <w:semiHidden/>
    <w:qFormat/>
    <w:rsid w:val="007D5ABA"/>
    <w:rPr>
      <w:rFonts w:ascii="Consolas" w:eastAsiaTheme="minorHAnsi" w:hAnsi="Consolas"/>
      <w:b w:val="0"/>
      <w:bCs w:val="0"/>
      <w:iCs w:val="0"/>
      <w:color w:val="BC7A00"/>
      <w:sz w:val="22"/>
      <w:szCs w:val="16"/>
    </w:rPr>
  </w:style>
  <w:style w:type="character" w:customStyle="1" w:styleId="AttributeTok">
    <w:name w:val="AttributeTok"/>
    <w:basedOn w:val="VerbatimChar"/>
    <w:semiHidden/>
    <w:rsid w:val="007D5ABA"/>
    <w:rPr>
      <w:rFonts w:ascii="Consolas" w:eastAsiaTheme="minorHAnsi" w:hAnsi="Consolas"/>
      <w:b w:val="0"/>
      <w:bCs w:val="0"/>
      <w:iCs w:val="0"/>
      <w:color w:val="7D9029"/>
      <w:sz w:val="22"/>
      <w:szCs w:val="16"/>
    </w:rPr>
  </w:style>
  <w:style w:type="character" w:customStyle="1" w:styleId="RegionMarkerTok">
    <w:name w:val="RegionMarkerTok"/>
    <w:basedOn w:val="VerbatimChar"/>
    <w:semiHidden/>
    <w:qFormat/>
    <w:rsid w:val="007D5ABA"/>
    <w:rPr>
      <w:rFonts w:ascii="Consolas" w:eastAsiaTheme="minorHAnsi" w:hAnsi="Consolas"/>
      <w:b w:val="0"/>
      <w:bCs w:val="0"/>
      <w:iCs w:val="0"/>
      <w:color w:val="053D58" w:themeColor="accent1"/>
      <w:sz w:val="22"/>
      <w:szCs w:val="16"/>
    </w:rPr>
  </w:style>
  <w:style w:type="character" w:customStyle="1" w:styleId="InformationTok">
    <w:name w:val="InformationTok"/>
    <w:basedOn w:val="VerbatimChar"/>
    <w:semiHidden/>
    <w:qFormat/>
    <w:rsid w:val="007D5ABA"/>
    <w:rPr>
      <w:rFonts w:ascii="Consolas" w:eastAsiaTheme="minorHAnsi" w:hAnsi="Consolas"/>
      <w:b/>
      <w:bCs w:val="0"/>
      <w:i/>
      <w:iCs w:val="0"/>
      <w:color w:val="60A0B0"/>
      <w:sz w:val="22"/>
      <w:szCs w:val="16"/>
    </w:rPr>
  </w:style>
  <w:style w:type="character" w:customStyle="1" w:styleId="WarningTok">
    <w:name w:val="WarningTok"/>
    <w:basedOn w:val="VerbatimChar"/>
    <w:semiHidden/>
    <w:qFormat/>
    <w:rsid w:val="007D5ABA"/>
    <w:rPr>
      <w:rFonts w:ascii="Consolas" w:eastAsiaTheme="minorHAnsi" w:hAnsi="Consolas"/>
      <w:b/>
      <w:bCs w:val="0"/>
      <w:i/>
      <w:iCs w:val="0"/>
      <w:color w:val="60A0B0"/>
      <w:sz w:val="22"/>
      <w:szCs w:val="16"/>
    </w:rPr>
  </w:style>
  <w:style w:type="character" w:customStyle="1" w:styleId="AlertTok">
    <w:name w:val="AlertTok"/>
    <w:basedOn w:val="VerbatimChar"/>
    <w:semiHidden/>
    <w:rsid w:val="007D5ABA"/>
    <w:rPr>
      <w:rFonts w:ascii="Consolas" w:eastAsiaTheme="minorHAnsi" w:hAnsi="Consolas"/>
      <w:b/>
      <w:bCs w:val="0"/>
      <w:iCs w:val="0"/>
      <w:color w:val="FF0000"/>
      <w:sz w:val="22"/>
      <w:szCs w:val="16"/>
    </w:rPr>
  </w:style>
  <w:style w:type="character" w:customStyle="1" w:styleId="ErrorTok">
    <w:name w:val="ErrorTok"/>
    <w:basedOn w:val="VerbatimChar"/>
    <w:semiHidden/>
    <w:rsid w:val="007D5ABA"/>
    <w:rPr>
      <w:rFonts w:ascii="Consolas" w:eastAsiaTheme="minorHAnsi" w:hAnsi="Consolas"/>
      <w:b/>
      <w:bCs w:val="0"/>
      <w:iCs w:val="0"/>
      <w:color w:val="FF0000"/>
      <w:sz w:val="22"/>
      <w:szCs w:val="16"/>
    </w:rPr>
  </w:style>
  <w:style w:type="character" w:customStyle="1" w:styleId="NormalTok">
    <w:name w:val="NormalTok"/>
    <w:basedOn w:val="VerbatimChar"/>
    <w:semiHidden/>
    <w:qFormat/>
    <w:rsid w:val="007D5ABA"/>
    <w:rPr>
      <w:rFonts w:ascii="Consolas" w:eastAsiaTheme="minorHAnsi" w:hAnsi="Consolas"/>
      <w:b w:val="0"/>
      <w:bCs w:val="0"/>
      <w:iCs w:val="0"/>
      <w:color w:val="053D58" w:themeColor="accent1"/>
      <w:sz w:val="22"/>
      <w:szCs w:val="16"/>
    </w:rPr>
  </w:style>
  <w:style w:type="paragraph" w:customStyle="1" w:styleId="Heading">
    <w:name w:val="Heading"/>
    <w:basedOn w:val="Normal"/>
    <w:next w:val="BodyText"/>
    <w:uiPriority w:val="2"/>
    <w:qFormat/>
    <w:rsid w:val="007D5ABA"/>
    <w:pPr>
      <w:keepNext/>
      <w:spacing w:before="240" w:after="120"/>
    </w:pPr>
    <w:rPr>
      <w:rFonts w:ascii="Liberation Sans" w:eastAsia="Noto Sans CJK SC" w:hAnsi="Liberation Sans" w:cs="Noto Sans Devanagari"/>
      <w:sz w:val="28"/>
      <w:szCs w:val="28"/>
    </w:rPr>
  </w:style>
  <w:style w:type="paragraph" w:customStyle="1" w:styleId="Index">
    <w:name w:val="Index"/>
    <w:basedOn w:val="Normal"/>
    <w:semiHidden/>
    <w:qFormat/>
    <w:rsid w:val="007D5ABA"/>
    <w:pPr>
      <w:suppressLineNumbers/>
    </w:pPr>
    <w:rPr>
      <w:rFonts w:cs="Noto Sans Devanagari"/>
    </w:rPr>
  </w:style>
  <w:style w:type="paragraph" w:customStyle="1" w:styleId="FirstParagraph">
    <w:name w:val="First Paragraph"/>
    <w:basedOn w:val="BodyText"/>
    <w:next w:val="BodyText"/>
    <w:unhideWhenUsed/>
    <w:rsid w:val="007D5ABA"/>
    <w:pPr>
      <w:spacing w:before="180" w:after="180" w:line="240" w:lineRule="auto"/>
      <w:jc w:val="left"/>
    </w:pPr>
  </w:style>
  <w:style w:type="paragraph" w:customStyle="1" w:styleId="Compact">
    <w:name w:val="Compact"/>
    <w:basedOn w:val="BodyText"/>
    <w:unhideWhenUsed/>
    <w:rsid w:val="007D5ABA"/>
    <w:pPr>
      <w:spacing w:before="36" w:after="36" w:line="240" w:lineRule="auto"/>
      <w:jc w:val="left"/>
    </w:pPr>
  </w:style>
  <w:style w:type="paragraph" w:customStyle="1" w:styleId="Author">
    <w:name w:val="Author"/>
    <w:next w:val="BodyText"/>
    <w:semiHidden/>
    <w:qFormat/>
    <w:rsid w:val="007D5ABA"/>
    <w:pPr>
      <w:keepNext/>
      <w:keepLines/>
      <w:suppressAutoHyphens/>
      <w:spacing w:before="0" w:line="240" w:lineRule="auto"/>
      <w:jc w:val="center"/>
    </w:pPr>
    <w:rPr>
      <w:rFonts w:eastAsiaTheme="minorHAnsi"/>
      <w:sz w:val="24"/>
      <w:szCs w:val="24"/>
    </w:rPr>
  </w:style>
  <w:style w:type="paragraph" w:customStyle="1" w:styleId="AbstractTitle">
    <w:name w:val="Abstract Title"/>
    <w:basedOn w:val="Normal"/>
    <w:next w:val="Abstract"/>
    <w:semiHidden/>
    <w:rsid w:val="007D5ABA"/>
    <w:pPr>
      <w:keepNext/>
      <w:keepLines/>
      <w:spacing w:before="300" w:after="0"/>
      <w:jc w:val="center"/>
    </w:pPr>
    <w:rPr>
      <w:b/>
      <w:color w:val="345A8A"/>
      <w:sz w:val="20"/>
      <w:szCs w:val="20"/>
    </w:rPr>
  </w:style>
  <w:style w:type="paragraph" w:customStyle="1" w:styleId="Abstract">
    <w:name w:val="Abstract"/>
    <w:basedOn w:val="Normal"/>
    <w:next w:val="BodyText"/>
    <w:semiHidden/>
    <w:qFormat/>
    <w:rsid w:val="007D5ABA"/>
    <w:pPr>
      <w:keepNext/>
      <w:keepLines/>
      <w:spacing w:before="100" w:after="300"/>
    </w:pPr>
    <w:rPr>
      <w:sz w:val="20"/>
      <w:szCs w:val="20"/>
    </w:rPr>
  </w:style>
  <w:style w:type="paragraph" w:customStyle="1" w:styleId="DefinitionTerm">
    <w:name w:val="Definition Term"/>
    <w:basedOn w:val="Normal"/>
    <w:next w:val="Definition"/>
    <w:semiHidden/>
    <w:qFormat/>
    <w:rsid w:val="007D5ABA"/>
    <w:pPr>
      <w:keepNext/>
      <w:keepLines/>
      <w:spacing w:after="0"/>
    </w:pPr>
    <w:rPr>
      <w:b/>
    </w:rPr>
  </w:style>
  <w:style w:type="paragraph" w:customStyle="1" w:styleId="Definition">
    <w:name w:val="Definition"/>
    <w:basedOn w:val="Normal"/>
    <w:semiHidden/>
    <w:qFormat/>
    <w:rsid w:val="007D5ABA"/>
  </w:style>
  <w:style w:type="paragraph" w:customStyle="1" w:styleId="TableCaption">
    <w:name w:val="Table Caption"/>
    <w:basedOn w:val="Caption"/>
    <w:semiHidden/>
    <w:qFormat/>
    <w:rsid w:val="007D5ABA"/>
    <w:pPr>
      <w:spacing w:before="0" w:after="120"/>
      <w:jc w:val="left"/>
    </w:pPr>
    <w:rPr>
      <w:rFonts w:asciiTheme="minorHAnsi" w:hAnsiTheme="minorHAnsi"/>
      <w:b w:val="0"/>
      <w:bCs w:val="0"/>
      <w:i/>
      <w:iCs w:val="0"/>
      <w:color w:val="auto"/>
      <w:sz w:val="24"/>
      <w:szCs w:val="24"/>
    </w:rPr>
  </w:style>
  <w:style w:type="paragraph" w:customStyle="1" w:styleId="ImageCaption">
    <w:name w:val="Image Caption"/>
    <w:basedOn w:val="Caption"/>
    <w:unhideWhenUsed/>
    <w:rsid w:val="007D5ABA"/>
    <w:pPr>
      <w:keepNext w:val="0"/>
      <w:spacing w:before="0" w:after="120"/>
      <w:jc w:val="left"/>
    </w:pPr>
    <w:rPr>
      <w:rFonts w:asciiTheme="minorHAnsi" w:hAnsiTheme="minorHAnsi"/>
      <w:b w:val="0"/>
      <w:bCs w:val="0"/>
      <w:i/>
      <w:iCs w:val="0"/>
      <w:color w:val="auto"/>
      <w:sz w:val="24"/>
      <w:szCs w:val="24"/>
    </w:rPr>
  </w:style>
  <w:style w:type="paragraph" w:customStyle="1" w:styleId="Figure0">
    <w:name w:val="Figure"/>
    <w:basedOn w:val="Normal"/>
    <w:uiPriority w:val="7"/>
    <w:semiHidden/>
    <w:qFormat/>
    <w:rsid w:val="007D5ABA"/>
  </w:style>
  <w:style w:type="paragraph" w:customStyle="1" w:styleId="CaptionedFigure">
    <w:name w:val="Captioned Figure"/>
    <w:basedOn w:val="Figure0"/>
    <w:unhideWhenUsed/>
    <w:rsid w:val="007D5ABA"/>
    <w:pPr>
      <w:keepNext/>
    </w:pPr>
  </w:style>
  <w:style w:type="paragraph" w:customStyle="1" w:styleId="SourceCode">
    <w:name w:val="Source Code"/>
    <w:basedOn w:val="Normal"/>
    <w:link w:val="VerbatimChar"/>
    <w:semiHidden/>
    <w:unhideWhenUsed/>
    <w:qFormat/>
    <w:rsid w:val="007D5ABA"/>
    <w:rPr>
      <w:rFonts w:ascii="Consolas" w:eastAsiaTheme="minorEastAsia" w:hAnsi="Consolas"/>
      <w:sz w:val="22"/>
      <w:szCs w:val="20"/>
    </w:rPr>
  </w:style>
  <w:style w:type="table" w:customStyle="1" w:styleId="Table">
    <w:name w:val="Table"/>
    <w:semiHidden/>
    <w:unhideWhenUsed/>
    <w:qFormat/>
    <w:rsid w:val="007D5ABA"/>
    <w:pPr>
      <w:suppressAutoHyphens/>
      <w:spacing w:before="0" w:after="0" w:line="240" w:lineRule="auto"/>
    </w:pPr>
    <w:rPr>
      <w:rFonts w:eastAsiaTheme="minorHAnsi"/>
      <w:sz w:val="24"/>
      <w:szCs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UnresolvedMention">
    <w:name w:val="Unresolved Mention"/>
    <w:basedOn w:val="DefaultParagraphFont"/>
    <w:uiPriority w:val="99"/>
    <w:semiHidden/>
    <w:unhideWhenUsed/>
    <w:rsid w:val="007D5ABA"/>
    <w:rPr>
      <w:color w:val="605E5C"/>
      <w:shd w:val="clear" w:color="auto" w:fill="E1DFDD"/>
    </w:rPr>
  </w:style>
  <w:style w:type="table" w:styleId="PlainTable2">
    <w:name w:val="Plain Table 2"/>
    <w:basedOn w:val="TableNormal"/>
    <w:uiPriority w:val="42"/>
    <w:rsid w:val="00E405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6827">
      <w:bodyDiv w:val="1"/>
      <w:marLeft w:val="0"/>
      <w:marRight w:val="0"/>
      <w:marTop w:val="0"/>
      <w:marBottom w:val="0"/>
      <w:divBdr>
        <w:top w:val="none" w:sz="0" w:space="0" w:color="auto"/>
        <w:left w:val="none" w:sz="0" w:space="0" w:color="auto"/>
        <w:bottom w:val="none" w:sz="0" w:space="0" w:color="auto"/>
        <w:right w:val="none" w:sz="0" w:space="0" w:color="auto"/>
      </w:divBdr>
    </w:div>
    <w:div w:id="101456603">
      <w:bodyDiv w:val="1"/>
      <w:marLeft w:val="0"/>
      <w:marRight w:val="0"/>
      <w:marTop w:val="0"/>
      <w:marBottom w:val="0"/>
      <w:divBdr>
        <w:top w:val="none" w:sz="0" w:space="0" w:color="auto"/>
        <w:left w:val="none" w:sz="0" w:space="0" w:color="auto"/>
        <w:bottom w:val="none" w:sz="0" w:space="0" w:color="auto"/>
        <w:right w:val="none" w:sz="0" w:space="0" w:color="auto"/>
      </w:divBdr>
    </w:div>
    <w:div w:id="292256248">
      <w:bodyDiv w:val="1"/>
      <w:marLeft w:val="0"/>
      <w:marRight w:val="0"/>
      <w:marTop w:val="0"/>
      <w:marBottom w:val="0"/>
      <w:divBdr>
        <w:top w:val="none" w:sz="0" w:space="0" w:color="auto"/>
        <w:left w:val="none" w:sz="0" w:space="0" w:color="auto"/>
        <w:bottom w:val="none" w:sz="0" w:space="0" w:color="auto"/>
        <w:right w:val="none" w:sz="0" w:space="0" w:color="auto"/>
      </w:divBdr>
    </w:div>
    <w:div w:id="540630012">
      <w:bodyDiv w:val="1"/>
      <w:marLeft w:val="0"/>
      <w:marRight w:val="0"/>
      <w:marTop w:val="0"/>
      <w:marBottom w:val="0"/>
      <w:divBdr>
        <w:top w:val="none" w:sz="0" w:space="0" w:color="auto"/>
        <w:left w:val="none" w:sz="0" w:space="0" w:color="auto"/>
        <w:bottom w:val="none" w:sz="0" w:space="0" w:color="auto"/>
        <w:right w:val="none" w:sz="0" w:space="0" w:color="auto"/>
      </w:divBdr>
    </w:div>
    <w:div w:id="569847702">
      <w:bodyDiv w:val="1"/>
      <w:marLeft w:val="0"/>
      <w:marRight w:val="0"/>
      <w:marTop w:val="0"/>
      <w:marBottom w:val="0"/>
      <w:divBdr>
        <w:top w:val="none" w:sz="0" w:space="0" w:color="auto"/>
        <w:left w:val="none" w:sz="0" w:space="0" w:color="auto"/>
        <w:bottom w:val="none" w:sz="0" w:space="0" w:color="auto"/>
        <w:right w:val="none" w:sz="0" w:space="0" w:color="auto"/>
      </w:divBdr>
    </w:div>
    <w:div w:id="818687742">
      <w:bodyDiv w:val="1"/>
      <w:marLeft w:val="0"/>
      <w:marRight w:val="0"/>
      <w:marTop w:val="0"/>
      <w:marBottom w:val="0"/>
      <w:divBdr>
        <w:top w:val="none" w:sz="0" w:space="0" w:color="auto"/>
        <w:left w:val="none" w:sz="0" w:space="0" w:color="auto"/>
        <w:bottom w:val="none" w:sz="0" w:space="0" w:color="auto"/>
        <w:right w:val="none" w:sz="0" w:space="0" w:color="auto"/>
      </w:divBdr>
    </w:div>
    <w:div w:id="934753283">
      <w:bodyDiv w:val="1"/>
      <w:marLeft w:val="0"/>
      <w:marRight w:val="0"/>
      <w:marTop w:val="0"/>
      <w:marBottom w:val="0"/>
      <w:divBdr>
        <w:top w:val="none" w:sz="0" w:space="0" w:color="auto"/>
        <w:left w:val="none" w:sz="0" w:space="0" w:color="auto"/>
        <w:bottom w:val="none" w:sz="0" w:space="0" w:color="auto"/>
        <w:right w:val="none" w:sz="0" w:space="0" w:color="auto"/>
      </w:divBdr>
    </w:div>
    <w:div w:id="1182546256">
      <w:bodyDiv w:val="1"/>
      <w:marLeft w:val="0"/>
      <w:marRight w:val="0"/>
      <w:marTop w:val="0"/>
      <w:marBottom w:val="0"/>
      <w:divBdr>
        <w:top w:val="none" w:sz="0" w:space="0" w:color="auto"/>
        <w:left w:val="none" w:sz="0" w:space="0" w:color="auto"/>
        <w:bottom w:val="none" w:sz="0" w:space="0" w:color="auto"/>
        <w:right w:val="none" w:sz="0" w:space="0" w:color="auto"/>
      </w:divBdr>
    </w:div>
    <w:div w:id="1210922192">
      <w:bodyDiv w:val="1"/>
      <w:marLeft w:val="0"/>
      <w:marRight w:val="0"/>
      <w:marTop w:val="0"/>
      <w:marBottom w:val="0"/>
      <w:divBdr>
        <w:top w:val="none" w:sz="0" w:space="0" w:color="auto"/>
        <w:left w:val="none" w:sz="0" w:space="0" w:color="auto"/>
        <w:bottom w:val="none" w:sz="0" w:space="0" w:color="auto"/>
        <w:right w:val="none" w:sz="0" w:space="0" w:color="auto"/>
      </w:divBdr>
    </w:div>
    <w:div w:id="1218202340">
      <w:bodyDiv w:val="1"/>
      <w:marLeft w:val="0"/>
      <w:marRight w:val="0"/>
      <w:marTop w:val="0"/>
      <w:marBottom w:val="0"/>
      <w:divBdr>
        <w:top w:val="none" w:sz="0" w:space="0" w:color="auto"/>
        <w:left w:val="none" w:sz="0" w:space="0" w:color="auto"/>
        <w:bottom w:val="none" w:sz="0" w:space="0" w:color="auto"/>
        <w:right w:val="none" w:sz="0" w:space="0" w:color="auto"/>
      </w:divBdr>
    </w:div>
    <w:div w:id="1367296699">
      <w:bodyDiv w:val="1"/>
      <w:marLeft w:val="0"/>
      <w:marRight w:val="0"/>
      <w:marTop w:val="0"/>
      <w:marBottom w:val="0"/>
      <w:divBdr>
        <w:top w:val="none" w:sz="0" w:space="0" w:color="auto"/>
        <w:left w:val="none" w:sz="0" w:space="0" w:color="auto"/>
        <w:bottom w:val="none" w:sz="0" w:space="0" w:color="auto"/>
        <w:right w:val="none" w:sz="0" w:space="0" w:color="auto"/>
      </w:divBdr>
    </w:div>
    <w:div w:id="1411007120">
      <w:bodyDiv w:val="1"/>
      <w:marLeft w:val="0"/>
      <w:marRight w:val="0"/>
      <w:marTop w:val="0"/>
      <w:marBottom w:val="0"/>
      <w:divBdr>
        <w:top w:val="none" w:sz="0" w:space="0" w:color="auto"/>
        <w:left w:val="none" w:sz="0" w:space="0" w:color="auto"/>
        <w:bottom w:val="none" w:sz="0" w:space="0" w:color="auto"/>
        <w:right w:val="none" w:sz="0" w:space="0" w:color="auto"/>
      </w:divBdr>
    </w:div>
    <w:div w:id="1419672283">
      <w:bodyDiv w:val="1"/>
      <w:marLeft w:val="0"/>
      <w:marRight w:val="0"/>
      <w:marTop w:val="0"/>
      <w:marBottom w:val="0"/>
      <w:divBdr>
        <w:top w:val="none" w:sz="0" w:space="0" w:color="auto"/>
        <w:left w:val="none" w:sz="0" w:space="0" w:color="auto"/>
        <w:bottom w:val="none" w:sz="0" w:space="0" w:color="auto"/>
        <w:right w:val="none" w:sz="0" w:space="0" w:color="auto"/>
      </w:divBdr>
    </w:div>
    <w:div w:id="1520658335">
      <w:bodyDiv w:val="1"/>
      <w:marLeft w:val="0"/>
      <w:marRight w:val="0"/>
      <w:marTop w:val="0"/>
      <w:marBottom w:val="0"/>
      <w:divBdr>
        <w:top w:val="none" w:sz="0" w:space="0" w:color="auto"/>
        <w:left w:val="none" w:sz="0" w:space="0" w:color="auto"/>
        <w:bottom w:val="none" w:sz="0" w:space="0" w:color="auto"/>
        <w:right w:val="none" w:sz="0" w:space="0" w:color="auto"/>
      </w:divBdr>
    </w:div>
    <w:div w:id="1756591555">
      <w:bodyDiv w:val="1"/>
      <w:marLeft w:val="0"/>
      <w:marRight w:val="0"/>
      <w:marTop w:val="0"/>
      <w:marBottom w:val="0"/>
      <w:divBdr>
        <w:top w:val="none" w:sz="0" w:space="0" w:color="auto"/>
        <w:left w:val="none" w:sz="0" w:space="0" w:color="auto"/>
        <w:bottom w:val="none" w:sz="0" w:space="0" w:color="auto"/>
        <w:right w:val="none" w:sz="0" w:space="0" w:color="auto"/>
      </w:divBdr>
    </w:div>
    <w:div w:id="189519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doi.org/10.1577/M07-011.1" TargetMode="External"/><Relationship Id="rId2" Type="http://schemas.openxmlformats.org/officeDocument/2006/relationships/hyperlink" Target="https://doi.org/10.1002/nafm.10800" TargetMode="External"/><Relationship Id="rId1" Type="http://schemas.openxmlformats.org/officeDocument/2006/relationships/hyperlink" Target="https://doi.org/10.1577/T04-224.1"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ie.kendall\OneDrive%20-%20DCPUD\KATIE'S%20ONEDRIVE\NATURAL%20RESOURCES\REPORTS\TEMPLATE%20-%20NR%20REPORT%202026.dotx" TargetMode="External"/></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406FB558B06894CB6996C283A6591F9" ma:contentTypeVersion="6" ma:contentTypeDescription="Create a new document." ma:contentTypeScope="" ma:versionID="818253f9046dd445db7baaf847276f2d">
  <xsd:schema xmlns:xsd="http://www.w3.org/2001/XMLSchema" xmlns:xs="http://www.w3.org/2001/XMLSchema" xmlns:p="http://schemas.microsoft.com/office/2006/metadata/properties" xmlns:ns2="9e354b3b-7e4e-4f71-b90a-3b1d90d28e33" xmlns:ns3="162e6b47-a2cf-4a09-ab35-8d4deebf3279" targetNamespace="http://schemas.microsoft.com/office/2006/metadata/properties" ma:root="true" ma:fieldsID="0eb4b56750366cf80d9b089c2976cd10" ns2:_="" ns3:_="">
    <xsd:import namespace="9e354b3b-7e4e-4f71-b90a-3b1d90d28e33"/>
    <xsd:import namespace="162e6b47-a2cf-4a09-ab35-8d4deebf3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54b3b-7e4e-4f71-b90a-3b1d90d28e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2e6b47-a2cf-4a09-ab35-8d4deebf327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99AA3E-04DC-4DAB-A198-005658043DA3}">
  <ds:schemaRefs>
    <ds:schemaRef ds:uri="http://schemas.microsoft.com/sharepoint/v3/contenttype/forms"/>
  </ds:schemaRefs>
</ds:datastoreItem>
</file>

<file path=customXml/itemProps2.xml><?xml version="1.0" encoding="utf-8"?>
<ds:datastoreItem xmlns:ds="http://schemas.openxmlformats.org/officeDocument/2006/customXml" ds:itemID="{F7976D33-FB68-4A58-9EA7-FEDA7B18ED8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EEA3E9-8CC6-414D-9CAA-0D0507A5ED08}">
  <ds:schemaRefs>
    <ds:schemaRef ds:uri="http://schemas.openxmlformats.org/officeDocument/2006/bibliography"/>
  </ds:schemaRefs>
</ds:datastoreItem>
</file>

<file path=customXml/itemProps4.xml><?xml version="1.0" encoding="utf-8"?>
<ds:datastoreItem xmlns:ds="http://schemas.openxmlformats.org/officeDocument/2006/customXml" ds:itemID="{D06F8583-55AB-4738-8150-407417A579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54b3b-7e4e-4f71-b90a-3b1d90d28e33"/>
    <ds:schemaRef ds:uri="162e6b47-a2cf-4a09-ab35-8d4deebf32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 - NR REPORT 2026</Template>
  <TotalTime>1672</TotalTime>
  <Pages>37</Pages>
  <Words>9009</Words>
  <Characters>50545</Characters>
  <Application>Microsoft Office Word</Application>
  <DocSecurity>0</DocSecurity>
  <Lines>1232</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58878</CharactersWithSpaces>
  <SharedDoc>false</SharedDoc>
  <HLinks>
    <vt:vector size="24" baseType="variant">
      <vt:variant>
        <vt:i4>1441795</vt:i4>
      </vt:variant>
      <vt:variant>
        <vt:i4>9</vt:i4>
      </vt:variant>
      <vt:variant>
        <vt:i4>0</vt:i4>
      </vt:variant>
      <vt:variant>
        <vt:i4>5</vt:i4>
      </vt:variant>
      <vt:variant>
        <vt:lpwstr>https://doi.org/10.1577/M07-011.1</vt:lpwstr>
      </vt:variant>
      <vt:variant>
        <vt:lpwstr/>
      </vt:variant>
      <vt:variant>
        <vt:i4>5767216</vt:i4>
      </vt:variant>
      <vt:variant>
        <vt:i4>6</vt:i4>
      </vt:variant>
      <vt:variant>
        <vt:i4>0</vt:i4>
      </vt:variant>
      <vt:variant>
        <vt:i4>5</vt:i4>
      </vt:variant>
      <vt:variant>
        <vt:lpwstr>mailto:chas.kyger@dcpud.org</vt:lpwstr>
      </vt:variant>
      <vt:variant>
        <vt:lpwstr/>
      </vt:variant>
      <vt:variant>
        <vt:i4>2490494</vt:i4>
      </vt:variant>
      <vt:variant>
        <vt:i4>3</vt:i4>
      </vt:variant>
      <vt:variant>
        <vt:i4>0</vt:i4>
      </vt:variant>
      <vt:variant>
        <vt:i4>5</vt:i4>
      </vt:variant>
      <vt:variant>
        <vt:lpwstr>https://doi.org/10.1002/nafm.10800</vt:lpwstr>
      </vt:variant>
      <vt:variant>
        <vt:lpwstr/>
      </vt:variant>
      <vt:variant>
        <vt:i4>1376286</vt:i4>
      </vt:variant>
      <vt:variant>
        <vt:i4>0</vt:i4>
      </vt:variant>
      <vt:variant>
        <vt:i4>0</vt:i4>
      </vt:variant>
      <vt:variant>
        <vt:i4>5</vt:i4>
      </vt:variant>
      <vt:variant>
        <vt:lpwstr>https://doi.org/10.1577/T04-224.1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Kendall</dc:creator>
  <cp:keywords/>
  <cp:lastModifiedBy>Andrew Gingerich</cp:lastModifiedBy>
  <cp:revision>137</cp:revision>
  <cp:lastPrinted>2025-12-04T01:24:00Z</cp:lastPrinted>
  <dcterms:created xsi:type="dcterms:W3CDTF">2026-03-18T20:25:00Z</dcterms:created>
  <dcterms:modified xsi:type="dcterms:W3CDTF">2026-04-15T21:59:00Z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0x010100D406FB558B06894CB6996C283A6591F9</vt:lpwstr>
  </property>
</Properties>
</file>